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12E8" w:rsidRDefault="002812E8" w:rsidP="002812E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812E8" w:rsidRDefault="002812E8" w:rsidP="002812E8">
      <w:pPr>
        <w:widowControl w:val="0"/>
        <w:rPr>
          <w:rFonts w:cs="Arial"/>
          <w:sz w:val="20"/>
        </w:rPr>
      </w:pPr>
    </w:p>
    <w:p w:rsidR="002812E8" w:rsidRDefault="002812E8" w:rsidP="002812E8">
      <w:pPr>
        <w:widowControl w:val="0"/>
        <w:rPr>
          <w:rFonts w:cs="Arial"/>
          <w:sz w:val="20"/>
        </w:rPr>
      </w:pPr>
    </w:p>
    <w:p w:rsidR="002812E8" w:rsidRDefault="002812E8" w:rsidP="002812E8">
      <w:pPr>
        <w:widowControl w:val="0"/>
        <w:rPr>
          <w:rFonts w:cs="Arial"/>
          <w:sz w:val="20"/>
        </w:rPr>
      </w:pPr>
    </w:p>
    <w:p w:rsidR="002812E8" w:rsidRDefault="002812E8" w:rsidP="002812E8">
      <w:pPr>
        <w:widowControl w:val="0"/>
        <w:rPr>
          <w:rFonts w:cs="Arial"/>
          <w:sz w:val="20"/>
        </w:rPr>
      </w:pPr>
    </w:p>
    <w:p w:rsidR="002812E8" w:rsidRDefault="002812E8" w:rsidP="002812E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812E8" w:rsidRDefault="002812E8" w:rsidP="002812E8">
      <w:pPr>
        <w:widowControl w:val="0"/>
        <w:rPr>
          <w:rFonts w:cs="Arial"/>
          <w:sz w:val="20"/>
          <w:u w:val="single"/>
        </w:rPr>
      </w:pPr>
    </w:p>
    <w:p w:rsidR="002812E8" w:rsidRDefault="002812E8" w:rsidP="002812E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812E8" w:rsidRDefault="002812E8" w:rsidP="002812E8">
      <w:pPr>
        <w:widowControl w:val="0"/>
        <w:rPr>
          <w:rFonts w:cs="Arial"/>
          <w:sz w:val="20"/>
        </w:rPr>
      </w:pPr>
    </w:p>
    <w:p w:rsidR="002812E8" w:rsidRDefault="002812E8" w:rsidP="002812E8">
      <w:pPr>
        <w:widowControl w:val="0"/>
        <w:rPr>
          <w:rFonts w:cs="Arial"/>
          <w:sz w:val="20"/>
        </w:rPr>
      </w:pPr>
    </w:p>
    <w:p w:rsidR="002812E8" w:rsidRDefault="002812E8" w:rsidP="002812E8">
      <w:pPr>
        <w:widowControl w:val="0"/>
        <w:rPr>
          <w:rFonts w:cs="Arial"/>
          <w:sz w:val="20"/>
        </w:rPr>
      </w:pPr>
    </w:p>
    <w:p w:rsidR="002812E8" w:rsidRDefault="002812E8" w:rsidP="002812E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812E8" w:rsidRDefault="002812E8" w:rsidP="002812E8">
      <w:pPr>
        <w:widowControl w:val="0"/>
        <w:rPr>
          <w:rFonts w:cs="Arial"/>
          <w:sz w:val="20"/>
        </w:rPr>
      </w:pPr>
    </w:p>
    <w:p w:rsidR="002812E8" w:rsidRDefault="002812E8" w:rsidP="002812E8">
      <w:pPr>
        <w:widowControl w:val="0"/>
        <w:rPr>
          <w:rFonts w:cs="Arial"/>
          <w:sz w:val="20"/>
        </w:rPr>
      </w:pPr>
    </w:p>
    <w:p w:rsidR="002812E8" w:rsidRDefault="002812E8" w:rsidP="002812E8">
      <w:pPr>
        <w:widowControl w:val="0"/>
        <w:rPr>
          <w:rFonts w:cs="Arial"/>
        </w:rPr>
      </w:pPr>
    </w:p>
    <w:p w:rsidR="002812E8" w:rsidRDefault="002812E8" w:rsidP="002812E8">
      <w:pPr>
        <w:pStyle w:val="Capa"/>
        <w:rPr>
          <w:color w:val="FF9900"/>
        </w:rPr>
      </w:pPr>
      <w:r>
        <w:t>SINDRAPE</w:t>
      </w:r>
    </w:p>
    <w:p w:rsidR="002812E8" w:rsidRPr="002812E8" w:rsidRDefault="002812E8" w:rsidP="002812E8">
      <w:pPr>
        <w:pStyle w:val="Capa"/>
      </w:pPr>
      <w:r w:rsidRPr="002812E8">
        <w:t>Sistema Informatizado de Gestão de Recursos Humanos de Santa Catarina</w:t>
      </w:r>
    </w:p>
    <w:p w:rsidR="002812E8" w:rsidRPr="002812E8" w:rsidRDefault="002812E8" w:rsidP="002812E8">
      <w:pPr>
        <w:widowControl w:val="0"/>
        <w:rPr>
          <w:rFonts w:cs="Arial"/>
          <w:color w:val="000080"/>
        </w:rPr>
      </w:pPr>
    </w:p>
    <w:p w:rsidR="002812E8" w:rsidRPr="002812E8" w:rsidRDefault="002812E8" w:rsidP="002812E8">
      <w:pPr>
        <w:widowControl w:val="0"/>
        <w:rPr>
          <w:color w:val="000080"/>
        </w:rPr>
      </w:pPr>
    </w:p>
    <w:p w:rsidR="002812E8" w:rsidRPr="002812E8" w:rsidRDefault="002812E8" w:rsidP="002812E8">
      <w:pPr>
        <w:widowControl w:val="0"/>
        <w:jc w:val="right"/>
        <w:rPr>
          <w:rFonts w:cs="Arial"/>
          <w:b/>
          <w:bCs/>
          <w:color w:val="000080"/>
        </w:rPr>
      </w:pPr>
    </w:p>
    <w:p w:rsidR="002812E8" w:rsidRDefault="002812E8" w:rsidP="002812E8">
      <w:pPr>
        <w:pStyle w:val="Capa"/>
      </w:pPr>
      <w:r>
        <w:t>UCS0225 - Bloque</w:t>
      </w:r>
      <w:r w:rsidR="008767E6">
        <w:t>ar</w:t>
      </w:r>
      <w:r>
        <w:t xml:space="preserve"> Funcionalidade</w:t>
      </w:r>
      <w:r w:rsidR="008767E6">
        <w:t>s</w:t>
      </w:r>
    </w:p>
    <w:p w:rsidR="002812E8" w:rsidRDefault="002812E8" w:rsidP="002812E8">
      <w:pPr>
        <w:widowControl w:val="0"/>
        <w:rPr>
          <w:rFonts w:cs="Arial"/>
        </w:rPr>
      </w:pPr>
    </w:p>
    <w:p w:rsidR="002812E8" w:rsidRDefault="002812E8" w:rsidP="002812E8">
      <w:pPr>
        <w:widowControl w:val="0"/>
      </w:pPr>
    </w:p>
    <w:p w:rsidR="002812E8" w:rsidRDefault="002812E8" w:rsidP="002812E8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2812E8" w:rsidRPr="002812E8" w:rsidRDefault="002812E8" w:rsidP="002812E8">
      <w:pPr>
        <w:pStyle w:val="Corpodetexto3"/>
        <w:widowControl w:val="0"/>
        <w:spacing w:after="0"/>
        <w:rPr>
          <w:rFonts w:cs="Arial"/>
        </w:rPr>
      </w:pPr>
      <w:r w:rsidRPr="002812E8">
        <w:rPr>
          <w:rFonts w:cs="Arial"/>
        </w:rPr>
        <w:lastRenderedPageBreak/>
        <w:t>Histórico de Revisões</w:t>
      </w:r>
    </w:p>
    <w:p w:rsidR="002812E8" w:rsidRDefault="002812E8" w:rsidP="002812E8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36"/>
        <w:gridCol w:w="995"/>
        <w:gridCol w:w="3087"/>
        <w:gridCol w:w="1652"/>
        <w:gridCol w:w="2041"/>
      </w:tblGrid>
      <w:tr w:rsidR="002812E8" w:rsidTr="002812E8">
        <w:tc>
          <w:tcPr>
            <w:tcW w:w="1436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5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087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652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41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812E8" w:rsidTr="002812E8">
        <w:tc>
          <w:tcPr>
            <w:tcW w:w="1436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26/04/2005</w:t>
            </w:r>
          </w:p>
        </w:tc>
        <w:tc>
          <w:tcPr>
            <w:tcW w:w="995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087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652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41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2812E8" w:rsidTr="002812E8">
        <w:tc>
          <w:tcPr>
            <w:tcW w:w="1436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08/07/2005</w:t>
            </w:r>
          </w:p>
        </w:tc>
        <w:tc>
          <w:tcPr>
            <w:tcW w:w="995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087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Retirada exceção para Usuários.</w:t>
            </w:r>
          </w:p>
        </w:tc>
        <w:tc>
          <w:tcPr>
            <w:tcW w:w="1652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41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2812E8" w:rsidTr="002812E8">
        <w:tc>
          <w:tcPr>
            <w:tcW w:w="1436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20/12/2005</w:t>
            </w:r>
          </w:p>
        </w:tc>
        <w:tc>
          <w:tcPr>
            <w:tcW w:w="995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3.0</w:t>
            </w:r>
          </w:p>
        </w:tc>
        <w:tc>
          <w:tcPr>
            <w:tcW w:w="3087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Complementação de regras para o bloqueio.</w:t>
            </w:r>
          </w:p>
        </w:tc>
        <w:tc>
          <w:tcPr>
            <w:tcW w:w="1652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41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2812E8" w:rsidTr="002812E8">
        <w:tc>
          <w:tcPr>
            <w:tcW w:w="1436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15/08/2006</w:t>
            </w:r>
          </w:p>
        </w:tc>
        <w:tc>
          <w:tcPr>
            <w:tcW w:w="995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3.1</w:t>
            </w:r>
          </w:p>
        </w:tc>
        <w:tc>
          <w:tcPr>
            <w:tcW w:w="3087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Inserida exceção para verificar associação das unidades organizacionais.</w:t>
            </w:r>
          </w:p>
        </w:tc>
        <w:tc>
          <w:tcPr>
            <w:tcW w:w="1652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41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2812E8" w:rsidTr="002812E8">
        <w:tc>
          <w:tcPr>
            <w:tcW w:w="1436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5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v4</w:t>
            </w:r>
            <w:proofErr w:type="gramEnd"/>
          </w:p>
        </w:tc>
        <w:tc>
          <w:tcPr>
            <w:tcW w:w="3087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652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041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2812E8" w:rsidTr="002812E8">
        <w:tc>
          <w:tcPr>
            <w:tcW w:w="1436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5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087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652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41" w:type="dxa"/>
          </w:tcPr>
          <w:p w:rsidR="002812E8" w:rsidRDefault="002812E8" w:rsidP="002812E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812E8" w:rsidRDefault="002812E8" w:rsidP="002812E8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2812E8" w:rsidRPr="002812E8" w:rsidRDefault="002812E8" w:rsidP="002812E8">
      <w:pPr>
        <w:pStyle w:val="Corpodetexto3"/>
        <w:widowControl w:val="0"/>
        <w:spacing w:after="0"/>
        <w:jc w:val="left"/>
        <w:rPr>
          <w:rFonts w:cs="Arial"/>
        </w:rPr>
      </w:pPr>
      <w:r w:rsidRPr="002812E8">
        <w:rPr>
          <w:rFonts w:cs="Arial"/>
        </w:rPr>
        <w:lastRenderedPageBreak/>
        <w:t>Índice</w:t>
      </w:r>
    </w:p>
    <w:p w:rsidR="002812E8" w:rsidRPr="002812E8" w:rsidRDefault="002812E8" w:rsidP="002812E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8767E6" w:rsidRDefault="002812E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404692187" w:history="1">
        <w:r w:rsidR="008767E6" w:rsidRPr="00DE75C9">
          <w:rPr>
            <w:rStyle w:val="Hyperlink"/>
            <w:noProof/>
          </w:rPr>
          <w:t>1.</w:t>
        </w:r>
        <w:r w:rsidR="008767E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767E6" w:rsidRPr="00DE75C9">
          <w:rPr>
            <w:rStyle w:val="Hyperlink"/>
            <w:noProof/>
          </w:rPr>
          <w:t>Pacote/Caso de Uso</w:t>
        </w:r>
        <w:r w:rsidR="008767E6">
          <w:rPr>
            <w:noProof/>
            <w:webHidden/>
          </w:rPr>
          <w:tab/>
        </w:r>
        <w:r w:rsidR="008767E6">
          <w:rPr>
            <w:noProof/>
            <w:webHidden/>
          </w:rPr>
          <w:fldChar w:fldCharType="begin"/>
        </w:r>
        <w:r w:rsidR="008767E6">
          <w:rPr>
            <w:noProof/>
            <w:webHidden/>
          </w:rPr>
          <w:instrText xml:space="preserve"> PAGEREF _Toc404692187 \h </w:instrText>
        </w:r>
        <w:r w:rsidR="008767E6">
          <w:rPr>
            <w:noProof/>
            <w:webHidden/>
          </w:rPr>
        </w:r>
        <w:r w:rsidR="008767E6">
          <w:rPr>
            <w:noProof/>
            <w:webHidden/>
          </w:rPr>
          <w:fldChar w:fldCharType="separate"/>
        </w:r>
        <w:r w:rsidR="008767E6">
          <w:rPr>
            <w:noProof/>
            <w:webHidden/>
          </w:rPr>
          <w:t>4</w:t>
        </w:r>
        <w:r w:rsidR="008767E6"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188" w:history="1">
        <w:r w:rsidRPr="00DE75C9">
          <w:rPr>
            <w:rStyle w:val="Hyperlink"/>
            <w:noProof/>
          </w:rPr>
          <w:t>Bloquear de 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189" w:history="1">
        <w:r w:rsidRPr="00DE75C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190" w:history="1">
        <w:r w:rsidRPr="00DE75C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191" w:history="1">
        <w:r w:rsidRPr="00DE75C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192" w:history="1">
        <w:r w:rsidRPr="00DE75C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193" w:history="1">
        <w:r w:rsidRPr="00DE75C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194" w:history="1">
        <w:r w:rsidRPr="00DE75C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195" w:history="1">
        <w:r w:rsidRPr="00DE75C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196" w:history="1">
        <w:r w:rsidRPr="00DE75C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Incluir Bloqueio Funcionalidade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197" w:history="1">
        <w:r w:rsidRPr="00DE75C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198" w:history="1">
        <w:r w:rsidRPr="00DE75C9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Alterar Bloqueio Funcionalidade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199" w:history="1">
        <w:r w:rsidRPr="00DE75C9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200" w:history="1">
        <w:r w:rsidRPr="00DE75C9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Fluxo Alternativo – Organograma – 4.2.1.3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201" w:history="1">
        <w:r w:rsidRPr="00DE75C9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Fluxo Alternativo – Associar Perfil – 4.2.1.3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202" w:history="1">
        <w:r w:rsidRPr="00DE75C9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Fluxo Alternativo – Associar Usuário – 4.2.1.3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203" w:history="1">
        <w:r w:rsidRPr="00DE75C9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Excluir Bloqueio Funcionalidade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204" w:history="1">
        <w:r w:rsidRPr="00DE75C9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205" w:history="1">
        <w:r w:rsidRPr="00DE75C9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Listar Funcionalidade Bloqueada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206" w:history="1">
        <w:r w:rsidRPr="00DE75C9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207" w:history="1">
        <w:r w:rsidRPr="00DE75C9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Exceções comuns ao caso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208" w:history="1">
        <w:r w:rsidRPr="00DE75C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209" w:history="1">
        <w:r w:rsidRPr="00DE75C9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Relação das Funcionalidades para bloqueio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210" w:history="1">
        <w:r w:rsidRPr="00DE75C9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Relação das funcionalidades bloqueadas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767E6" w:rsidRDefault="008767E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2211" w:history="1">
        <w:r w:rsidRPr="00DE75C9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E75C9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_Toc404692211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812E8" w:rsidRDefault="002812E8" w:rsidP="002812E8">
      <w:pPr>
        <w:pStyle w:val="Sumrio1"/>
        <w:jc w:val="left"/>
      </w:pPr>
      <w:r>
        <w:rPr>
          <w:rFonts w:cs="Arial"/>
        </w:rPr>
        <w:fldChar w:fldCharType="end"/>
      </w:r>
    </w:p>
    <w:p w:rsidR="002812E8" w:rsidRDefault="002812E8" w:rsidP="002812E8">
      <w:pPr>
        <w:widowControl w:val="0"/>
        <w:ind w:left="0"/>
        <w:jc w:val="left"/>
        <w:rPr>
          <w:rFonts w:cs="Arial"/>
          <w:b/>
          <w:bCs/>
          <w:color w:val="000000"/>
        </w:rPr>
      </w:pPr>
    </w:p>
    <w:p w:rsidR="002812E8" w:rsidRDefault="002812E8" w:rsidP="002812E8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2812E8" w:rsidRDefault="002812E8" w:rsidP="002812E8">
      <w:pPr>
        <w:pStyle w:val="Heading"/>
      </w:pPr>
    </w:p>
    <w:p w:rsidR="002812E8" w:rsidRDefault="002812E8" w:rsidP="002812E8">
      <w:pPr>
        <w:pStyle w:val="Heading"/>
        <w:jc w:val="center"/>
      </w:pPr>
    </w:p>
    <w:p w:rsidR="002812E8" w:rsidRDefault="002812E8" w:rsidP="002812E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812E8" w:rsidRDefault="002812E8" w:rsidP="002812E8">
      <w:pPr>
        <w:pStyle w:val="Ttulo1"/>
        <w:keepNext w:val="0"/>
        <w:widowControl w:val="0"/>
        <w:spacing w:before="0" w:line="240" w:lineRule="auto"/>
      </w:pPr>
      <w:bookmarkStart w:id="2" w:name="_Toc404692187"/>
      <w:r>
        <w:lastRenderedPageBreak/>
        <w:t>Pacote/Caso de Uso</w:t>
      </w:r>
      <w:bookmarkEnd w:id="2"/>
    </w:p>
    <w:p w:rsidR="002812E8" w:rsidRDefault="002812E8" w:rsidP="002812E8"/>
    <w:p w:rsidR="002812E8" w:rsidRDefault="002812E8" w:rsidP="008767E6">
      <w:pPr>
        <w:pStyle w:val="Subttulo"/>
      </w:pPr>
      <w:bookmarkStart w:id="3" w:name="_Toc404692188"/>
      <w:r>
        <w:t>Bloque</w:t>
      </w:r>
      <w:r w:rsidR="008767E6">
        <w:t>ar</w:t>
      </w:r>
      <w:r>
        <w:t xml:space="preserve"> de Funcionalidade</w:t>
      </w:r>
      <w:r w:rsidR="008767E6">
        <w:t>s</w:t>
      </w:r>
      <w:bookmarkEnd w:id="3"/>
    </w:p>
    <w:p w:rsidR="002812E8" w:rsidRDefault="002812E8" w:rsidP="002812E8">
      <w:pPr>
        <w:widowControl w:val="0"/>
        <w:ind w:left="902"/>
        <w:rPr>
          <w:rFonts w:cs="Arial"/>
          <w:b/>
          <w:bCs/>
          <w:color w:val="FF0000"/>
        </w:rPr>
      </w:pPr>
    </w:p>
    <w:p w:rsidR="002812E8" w:rsidRDefault="002812E8" w:rsidP="002812E8">
      <w:pPr>
        <w:pStyle w:val="Ttulo2"/>
        <w:widowControl w:val="0"/>
        <w:spacing w:before="0" w:after="0" w:line="240" w:lineRule="auto"/>
        <w:ind w:left="1260" w:hanging="720"/>
      </w:pPr>
      <w:bookmarkStart w:id="4" w:name="_Toc77584278"/>
      <w:bookmarkStart w:id="5" w:name="_Toc404692189"/>
      <w:r>
        <w:t>Descrição</w:t>
      </w:r>
      <w:bookmarkEnd w:id="4"/>
      <w:bookmarkEnd w:id="5"/>
    </w:p>
    <w:p w:rsidR="002812E8" w:rsidRDefault="002812E8" w:rsidP="002812E8">
      <w:pPr>
        <w:pStyle w:val="Recuodecorpodetexto2"/>
        <w:widowControl w:val="0"/>
        <w:ind w:left="1620" w:firstLine="0"/>
        <w:rPr>
          <w:sz w:val="24"/>
        </w:rPr>
      </w:pPr>
    </w:p>
    <w:p w:rsidR="002812E8" w:rsidRDefault="002812E8" w:rsidP="002812E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bloqueio de Funcionalidade.</w:t>
      </w:r>
    </w:p>
    <w:p w:rsidR="002812E8" w:rsidRDefault="002812E8" w:rsidP="002812E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Os processos ou funcionalidades podem ser bloqueados para uso, temporariamente ou não, para um determinado agrupamento de órgãos, órgãos ou lotação; para um determinado perfil de </w:t>
      </w:r>
      <w:proofErr w:type="gramStart"/>
      <w:r>
        <w:rPr>
          <w:sz w:val="24"/>
        </w:rPr>
        <w:t>menu</w:t>
      </w:r>
      <w:proofErr w:type="gramEnd"/>
      <w:r>
        <w:rPr>
          <w:sz w:val="24"/>
        </w:rPr>
        <w:t xml:space="preserve"> ou para um determinado operador.</w:t>
      </w:r>
    </w:p>
    <w:p w:rsidR="002812E8" w:rsidRDefault="002812E8" w:rsidP="002812E8">
      <w:pPr>
        <w:pStyle w:val="Recuodecorpodetexto2"/>
        <w:widowControl w:val="0"/>
        <w:ind w:left="1620" w:firstLine="0"/>
        <w:rPr>
          <w:sz w:val="24"/>
        </w:rPr>
      </w:pPr>
    </w:p>
    <w:p w:rsidR="002812E8" w:rsidRDefault="002812E8" w:rsidP="002812E8">
      <w:pPr>
        <w:pStyle w:val="Ttulo2"/>
        <w:widowControl w:val="0"/>
        <w:spacing w:before="0" w:after="0" w:line="240" w:lineRule="auto"/>
        <w:ind w:left="1260" w:hanging="720"/>
      </w:pPr>
      <w:bookmarkStart w:id="6" w:name="_Toc404692190"/>
      <w:r>
        <w:t>Requisitos atendidos</w:t>
      </w:r>
      <w:bookmarkEnd w:id="6"/>
    </w:p>
    <w:p w:rsidR="002812E8" w:rsidRDefault="002812E8" w:rsidP="002812E8"/>
    <w:p w:rsidR="002812E8" w:rsidRDefault="002812E8" w:rsidP="002812E8">
      <w:pPr>
        <w:pStyle w:val="Recuodecorpodetexto"/>
        <w:ind w:left="1260"/>
      </w:pPr>
      <w:r>
        <w:t>R16 – Permitir bloqueio de processos e funcionalidades.</w:t>
      </w:r>
    </w:p>
    <w:p w:rsidR="002812E8" w:rsidRDefault="002812E8" w:rsidP="002812E8">
      <w:pPr>
        <w:pStyle w:val="Recuodecorpodetexto2"/>
        <w:widowControl w:val="0"/>
        <w:ind w:left="1620" w:firstLine="0"/>
        <w:rPr>
          <w:sz w:val="24"/>
        </w:rPr>
      </w:pPr>
    </w:p>
    <w:p w:rsidR="002812E8" w:rsidRDefault="002812E8" w:rsidP="002812E8">
      <w:pPr>
        <w:pStyle w:val="Ttulo1"/>
        <w:keepNext w:val="0"/>
        <w:widowControl w:val="0"/>
        <w:spacing w:before="0" w:line="240" w:lineRule="auto"/>
      </w:pPr>
      <w:bookmarkStart w:id="7" w:name="_Toc404692191"/>
      <w:r>
        <w:t>Conceito</w:t>
      </w:r>
      <w:bookmarkEnd w:id="7"/>
      <w:r>
        <w:tab/>
      </w:r>
    </w:p>
    <w:p w:rsidR="002812E8" w:rsidRDefault="002812E8" w:rsidP="002812E8">
      <w:pPr>
        <w:pStyle w:val="Cabealho"/>
        <w:widowControl w:val="0"/>
        <w:rPr>
          <w:rFonts w:cs="Arial"/>
        </w:rPr>
      </w:pPr>
    </w:p>
    <w:p w:rsidR="002812E8" w:rsidRDefault="002812E8" w:rsidP="002812E8">
      <w:pPr>
        <w:pStyle w:val="Ttulo2"/>
        <w:widowControl w:val="0"/>
        <w:spacing w:before="0" w:after="0" w:line="240" w:lineRule="auto"/>
        <w:ind w:left="1260" w:hanging="720"/>
      </w:pPr>
      <w:bookmarkStart w:id="8" w:name="_Toc404692192"/>
      <w:r>
        <w:t>Conceitos principais</w:t>
      </w:r>
      <w:bookmarkEnd w:id="8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888"/>
        <w:gridCol w:w="6182"/>
      </w:tblGrid>
      <w:tr w:rsidR="002812E8" w:rsidTr="00CE0970">
        <w:trPr>
          <w:trHeight w:val="600"/>
        </w:trPr>
        <w:tc>
          <w:tcPr>
            <w:tcW w:w="2888" w:type="dxa"/>
          </w:tcPr>
          <w:p w:rsidR="002812E8" w:rsidRDefault="002812E8" w:rsidP="002812E8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Funcionalidade</w:t>
            </w:r>
          </w:p>
        </w:tc>
        <w:tc>
          <w:tcPr>
            <w:tcW w:w="6182" w:type="dxa"/>
          </w:tcPr>
          <w:p w:rsidR="002812E8" w:rsidRDefault="002812E8" w:rsidP="008767E6">
            <w:pPr>
              <w:ind w:left="0"/>
            </w:pPr>
            <w:r>
              <w:t>Conjunto de campos de dados e operações que viabiliza a interação entre o usuário e o Sistema para determinados objetivos.</w:t>
            </w:r>
          </w:p>
        </w:tc>
      </w:tr>
    </w:tbl>
    <w:p w:rsidR="002812E8" w:rsidRDefault="002812E8" w:rsidP="002812E8"/>
    <w:p w:rsidR="002812E8" w:rsidRDefault="002812E8" w:rsidP="002812E8">
      <w:pPr>
        <w:pStyle w:val="Ttulo2"/>
        <w:widowControl w:val="0"/>
        <w:spacing w:before="0" w:after="0" w:line="240" w:lineRule="auto"/>
        <w:ind w:left="1260" w:hanging="720"/>
      </w:pPr>
      <w:bookmarkStart w:id="9" w:name="_Toc404692193"/>
      <w:r>
        <w:t>Conceitos associados</w:t>
      </w:r>
      <w:bookmarkEnd w:id="9"/>
    </w:p>
    <w:p w:rsidR="002812E8" w:rsidRDefault="002812E8" w:rsidP="002812E8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888"/>
        <w:gridCol w:w="6182"/>
      </w:tblGrid>
      <w:tr w:rsidR="002812E8" w:rsidTr="00CE0970">
        <w:trPr>
          <w:trHeight w:val="600"/>
        </w:trPr>
        <w:tc>
          <w:tcPr>
            <w:tcW w:w="2888" w:type="dxa"/>
          </w:tcPr>
          <w:p w:rsidR="002812E8" w:rsidRDefault="002812E8" w:rsidP="002812E8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Organograma do Órgão</w:t>
            </w:r>
          </w:p>
        </w:tc>
        <w:tc>
          <w:tcPr>
            <w:tcW w:w="6182" w:type="dxa"/>
          </w:tcPr>
          <w:p w:rsidR="002812E8" w:rsidRDefault="002812E8" w:rsidP="008767E6">
            <w:pPr>
              <w:pStyle w:val="Cabealho"/>
              <w:ind w:left="0"/>
            </w:pPr>
            <w:r>
              <w:t>Conjunto de lotações com relações de subordinação, que define a estrutura organizacional do órgão.</w:t>
            </w:r>
          </w:p>
        </w:tc>
      </w:tr>
      <w:tr w:rsidR="002812E8" w:rsidTr="00CE0970">
        <w:trPr>
          <w:trHeight w:val="600"/>
        </w:trPr>
        <w:tc>
          <w:tcPr>
            <w:tcW w:w="2888" w:type="dxa"/>
          </w:tcPr>
          <w:p w:rsidR="002812E8" w:rsidRDefault="002812E8" w:rsidP="00CE0970">
            <w:pPr>
              <w:pStyle w:val="Recuodecorpodetexto2"/>
              <w:widowControl w:val="0"/>
              <w:ind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Perfil</w:t>
            </w:r>
          </w:p>
        </w:tc>
        <w:tc>
          <w:tcPr>
            <w:tcW w:w="6182" w:type="dxa"/>
          </w:tcPr>
          <w:p w:rsidR="002812E8" w:rsidRDefault="002812E8" w:rsidP="00CE0970">
            <w:pPr>
              <w:pStyle w:val="Recuodecorpodetexto2"/>
              <w:widowControl w:val="0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Conjunto de módulos, </w:t>
            </w:r>
            <w:proofErr w:type="spellStart"/>
            <w:proofErr w:type="gramStart"/>
            <w:r>
              <w:rPr>
                <w:sz w:val="24"/>
              </w:rPr>
              <w:t>sub-módulos</w:t>
            </w:r>
            <w:proofErr w:type="spellEnd"/>
            <w:proofErr w:type="gramEnd"/>
            <w:r>
              <w:rPr>
                <w:sz w:val="24"/>
              </w:rPr>
              <w:t>, funcionalidades e processos a serem atribuídas aos usuários, para atender às necessidades de interação com o sistema.</w:t>
            </w:r>
          </w:p>
        </w:tc>
      </w:tr>
      <w:tr w:rsidR="002812E8" w:rsidTr="00CE0970">
        <w:trPr>
          <w:trHeight w:val="600"/>
        </w:trPr>
        <w:tc>
          <w:tcPr>
            <w:tcW w:w="2888" w:type="dxa"/>
          </w:tcPr>
          <w:p w:rsidR="002812E8" w:rsidRDefault="002812E8" w:rsidP="00CE0970">
            <w:pPr>
              <w:pStyle w:val="Recuodecorpodetexto2"/>
              <w:widowControl w:val="0"/>
              <w:ind w:firstLine="0"/>
              <w:rPr>
                <w:b/>
                <w:sz w:val="24"/>
              </w:rPr>
            </w:pPr>
            <w:r>
              <w:rPr>
                <w:b/>
                <w:sz w:val="24"/>
              </w:rPr>
              <w:t>Usuário</w:t>
            </w:r>
          </w:p>
        </w:tc>
        <w:tc>
          <w:tcPr>
            <w:tcW w:w="6182" w:type="dxa"/>
          </w:tcPr>
          <w:p w:rsidR="002812E8" w:rsidRDefault="002812E8" w:rsidP="00CE0970">
            <w:pPr>
              <w:pStyle w:val="Recuodecorpodetexto2"/>
              <w:widowControl w:val="0"/>
              <w:ind w:firstLine="0"/>
              <w:rPr>
                <w:sz w:val="24"/>
              </w:rPr>
            </w:pPr>
            <w:r>
              <w:rPr>
                <w:sz w:val="24"/>
              </w:rPr>
              <w:t>Qualquer pessoa com senha de acesso ao SIGRH ou ao Portal Eletrônico.</w:t>
            </w:r>
          </w:p>
        </w:tc>
      </w:tr>
    </w:tbl>
    <w:p w:rsidR="002812E8" w:rsidRDefault="002812E8" w:rsidP="002812E8">
      <w:pPr>
        <w:pStyle w:val="Recuodecorpodetexto2"/>
        <w:widowControl w:val="0"/>
        <w:ind w:left="1620" w:firstLine="0"/>
        <w:rPr>
          <w:sz w:val="24"/>
        </w:rPr>
      </w:pPr>
    </w:p>
    <w:p w:rsidR="002812E8" w:rsidRDefault="002812E8" w:rsidP="002812E8">
      <w:pPr>
        <w:widowControl w:val="0"/>
      </w:pPr>
      <w:bookmarkStart w:id="10" w:name="_Toc77584279"/>
    </w:p>
    <w:p w:rsidR="002812E8" w:rsidRDefault="002812E8" w:rsidP="002812E8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1" w:name="_Toc404692194"/>
      <w:r>
        <w:lastRenderedPageBreak/>
        <w:t>Diagrama</w:t>
      </w:r>
      <w:bookmarkEnd w:id="11"/>
    </w:p>
    <w:p w:rsidR="002812E8" w:rsidRDefault="008767E6" w:rsidP="002812E8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171950" cy="7153275"/>
                <wp:effectExtent l="0" t="0" r="0" b="0"/>
                <wp:docPr id="75" name="Tela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465580" y="3441700"/>
                            <a:ext cx="854075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465580" y="3534410"/>
                            <a:ext cx="2139950" cy="23622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780540" y="3644265"/>
                            <a:ext cx="15989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–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Bloquear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funcionalidades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157730" y="3778885"/>
                            <a:ext cx="81915" cy="262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1636395" y="3922395"/>
                            <a:ext cx="1816100" cy="3968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094865" y="3981450"/>
                            <a:ext cx="9156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Bloqueio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131060" y="4116705"/>
                            <a:ext cx="8693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Funcionalidade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1636395" y="4403090"/>
                            <a:ext cx="1843405" cy="387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068195" y="4462145"/>
                            <a:ext cx="9309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Bloqueio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139950" y="4597400"/>
                            <a:ext cx="8693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Funcionalidade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636395" y="4875530"/>
                            <a:ext cx="1878965" cy="4387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951355" y="4934585"/>
                            <a:ext cx="12268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Funcionalidade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274570" y="5069840"/>
                            <a:ext cx="60579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Bloqueada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636395" y="5440680"/>
                            <a:ext cx="1798320" cy="387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077085" y="5499735"/>
                            <a:ext cx="9264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Bloqueio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122170" y="5634990"/>
                            <a:ext cx="8693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Funcionalidade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139950" y="2327910"/>
                            <a:ext cx="791210" cy="1016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139950" y="2421255"/>
                            <a:ext cx="1995805" cy="81788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463800" y="2530475"/>
                            <a:ext cx="116268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2230120" y="2724785"/>
                            <a:ext cx="1842770" cy="387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553335" y="2783840"/>
                            <a:ext cx="11576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697480" y="2918460"/>
                            <a:ext cx="92773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Funcionalidades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Freeform 27"/>
                        <wps:cNvSpPr>
                          <a:spLocks/>
                        </wps:cNvSpPr>
                        <wps:spPr bwMode="auto">
                          <a:xfrm>
                            <a:off x="1195705" y="2893060"/>
                            <a:ext cx="944245" cy="1223645"/>
                          </a:xfrm>
                          <a:custGeom>
                            <a:avLst/>
                            <a:gdLst>
                              <a:gd name="T0" fmla="*/ 680 w 1487"/>
                              <a:gd name="T1" fmla="*/ 1927 h 1927"/>
                              <a:gd name="T2" fmla="*/ 0 w 1487"/>
                              <a:gd name="T3" fmla="*/ 1927 h 1927"/>
                              <a:gd name="T4" fmla="*/ 0 w 1487"/>
                              <a:gd name="T5" fmla="*/ 0 h 1927"/>
                              <a:gd name="T6" fmla="*/ 1487 w 1487"/>
                              <a:gd name="T7" fmla="*/ 0 h 19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487" h="1927">
                                <a:moveTo>
                                  <a:pt x="680" y="1927"/>
                                </a:moveTo>
                                <a:lnTo>
                                  <a:pt x="0" y="1927"/>
                                </a:lnTo>
                                <a:lnTo>
                                  <a:pt x="0" y="0"/>
                                </a:lnTo>
                                <a:lnTo>
                                  <a:pt x="1487" y="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Line 28"/>
                        <wps:cNvCnPr/>
                        <wps:spPr bwMode="auto">
                          <a:xfrm flipH="1" flipV="1">
                            <a:off x="2068195" y="2859405"/>
                            <a:ext cx="71755" cy="3365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9"/>
                        <wps:cNvCnPr/>
                        <wps:spPr bwMode="auto">
                          <a:xfrm flipH="1">
                            <a:off x="2068195" y="2893060"/>
                            <a:ext cx="71755" cy="342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303655" y="2927350"/>
                            <a:ext cx="4870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717040" y="17145"/>
                            <a:ext cx="971550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717040" y="109855"/>
                            <a:ext cx="2437130" cy="89408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951355" y="219075"/>
                            <a:ext cx="174307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Associar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Bloqueio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2562225" y="354330"/>
                            <a:ext cx="7505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Funcionalidade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1807210" y="497840"/>
                            <a:ext cx="2256790" cy="4216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185035" y="565150"/>
                            <a:ext cx="145478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Associar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Perfil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Bloqueio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2427605" y="700405"/>
                            <a:ext cx="10198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funcionalidade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1717040" y="1130300"/>
                            <a:ext cx="962660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717040" y="1223010"/>
                            <a:ext cx="2418715" cy="89408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878965" y="1332865"/>
                            <a:ext cx="18694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Associar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a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Bloqueio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2553335" y="1467485"/>
                            <a:ext cx="7505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Funcionalidade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" name="Oval 42"/>
                        <wps:cNvSpPr>
                          <a:spLocks noChangeArrowheads="1"/>
                        </wps:cNvSpPr>
                        <wps:spPr bwMode="auto">
                          <a:xfrm>
                            <a:off x="1807210" y="1610995"/>
                            <a:ext cx="2265680" cy="4216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2391410" y="1678940"/>
                            <a:ext cx="10541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Associar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a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2176145" y="1813560"/>
                            <a:ext cx="15773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Bloqueio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Funcionalidade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" name="Freeform 45"/>
                        <wps:cNvSpPr>
                          <a:spLocks/>
                        </wps:cNvSpPr>
                        <wps:spPr bwMode="auto">
                          <a:xfrm>
                            <a:off x="1123950" y="1830705"/>
                            <a:ext cx="683260" cy="2690495"/>
                          </a:xfrm>
                          <a:custGeom>
                            <a:avLst/>
                            <a:gdLst>
                              <a:gd name="T0" fmla="*/ 1076 w 1076"/>
                              <a:gd name="T1" fmla="*/ 0 h 4237"/>
                              <a:gd name="T2" fmla="*/ 0 w 1076"/>
                              <a:gd name="T3" fmla="*/ 0 h 4237"/>
                              <a:gd name="T4" fmla="*/ 0 w 1076"/>
                              <a:gd name="T5" fmla="*/ 4237 h 4237"/>
                              <a:gd name="T6" fmla="*/ 906 w 1076"/>
                              <a:gd name="T7" fmla="*/ 4237 h 42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076" h="4237">
                                <a:moveTo>
                                  <a:pt x="1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37"/>
                                </a:lnTo>
                                <a:lnTo>
                                  <a:pt x="906" y="4237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Line 46"/>
                        <wps:cNvCnPr/>
                        <wps:spPr bwMode="auto">
                          <a:xfrm flipH="1" flipV="1">
                            <a:off x="1627505" y="4487545"/>
                            <a:ext cx="71755" cy="3365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 flipH="1">
                            <a:off x="1627505" y="4521200"/>
                            <a:ext cx="71755" cy="3365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195705" y="1872615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" name="Freeform 49"/>
                        <wps:cNvSpPr>
                          <a:spLocks/>
                        </wps:cNvSpPr>
                        <wps:spPr bwMode="auto">
                          <a:xfrm>
                            <a:off x="1061085" y="725170"/>
                            <a:ext cx="746125" cy="3956685"/>
                          </a:xfrm>
                          <a:custGeom>
                            <a:avLst/>
                            <a:gdLst>
                              <a:gd name="T0" fmla="*/ 1175 w 1175"/>
                              <a:gd name="T1" fmla="*/ 0 h 6231"/>
                              <a:gd name="T2" fmla="*/ 0 w 1175"/>
                              <a:gd name="T3" fmla="*/ 0 h 6231"/>
                              <a:gd name="T4" fmla="*/ 0 w 1175"/>
                              <a:gd name="T5" fmla="*/ 6231 h 6231"/>
                              <a:gd name="T6" fmla="*/ 1048 w 1175"/>
                              <a:gd name="T7" fmla="*/ 6231 h 62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75" h="6231">
                                <a:moveTo>
                                  <a:pt x="1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31"/>
                                </a:lnTo>
                                <a:lnTo>
                                  <a:pt x="1048" y="6231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Line 50"/>
                        <wps:cNvCnPr/>
                        <wps:spPr bwMode="auto">
                          <a:xfrm flipH="1" flipV="1">
                            <a:off x="1654175" y="4648200"/>
                            <a:ext cx="72390" cy="3365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 flipH="1">
                            <a:off x="1654175" y="4681855"/>
                            <a:ext cx="72390" cy="3365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1115060" y="750570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5" name="Oval 53"/>
                        <wps:cNvSpPr>
                          <a:spLocks noChangeArrowheads="1"/>
                        </wps:cNvSpPr>
                        <wps:spPr bwMode="auto">
                          <a:xfrm>
                            <a:off x="566420" y="4656455"/>
                            <a:ext cx="161925" cy="1517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Line 54"/>
                        <wps:cNvCnPr/>
                        <wps:spPr bwMode="auto">
                          <a:xfrm>
                            <a:off x="647065" y="4808220"/>
                            <a:ext cx="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55"/>
                        <wps:cNvCnPr/>
                        <wps:spPr bwMode="auto">
                          <a:xfrm>
                            <a:off x="557530" y="4867275"/>
                            <a:ext cx="1885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56"/>
                        <wps:cNvCnPr/>
                        <wps:spPr bwMode="auto">
                          <a:xfrm flipH="1">
                            <a:off x="539750" y="4959985"/>
                            <a:ext cx="107315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57"/>
                        <wps:cNvCnPr/>
                        <wps:spPr bwMode="auto">
                          <a:xfrm>
                            <a:off x="647065" y="4959985"/>
                            <a:ext cx="10795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53975" y="5111750"/>
                            <a:ext cx="8356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Cadastrador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1" name="Line 59"/>
                        <wps:cNvCnPr/>
                        <wps:spPr bwMode="auto">
                          <a:xfrm>
                            <a:off x="791210" y="4875530"/>
                            <a:ext cx="683260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701040" y="6157595"/>
                            <a:ext cx="827405" cy="1016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701040" y="6250940"/>
                            <a:ext cx="2068195" cy="7423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944245" y="6360160"/>
                            <a:ext cx="14008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Montar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Organograma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5" name="Oval 63"/>
                        <wps:cNvSpPr>
                          <a:spLocks noChangeArrowheads="1"/>
                        </wps:cNvSpPr>
                        <wps:spPr bwMode="auto">
                          <a:xfrm>
                            <a:off x="782320" y="6554470"/>
                            <a:ext cx="1924050" cy="3454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23950" y="6613525"/>
                            <a:ext cx="12338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Montar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Organograma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7" name="Freeform 65"/>
                        <wps:cNvSpPr>
                          <a:spLocks/>
                        </wps:cNvSpPr>
                        <wps:spPr bwMode="auto">
                          <a:xfrm>
                            <a:off x="2499360" y="4116705"/>
                            <a:ext cx="1259205" cy="2724150"/>
                          </a:xfrm>
                          <a:custGeom>
                            <a:avLst/>
                            <a:gdLst>
                              <a:gd name="T0" fmla="*/ 1501 w 1983"/>
                              <a:gd name="T1" fmla="*/ 0 h 4290"/>
                              <a:gd name="T2" fmla="*/ 1983 w 1983"/>
                              <a:gd name="T3" fmla="*/ 0 h 4290"/>
                              <a:gd name="T4" fmla="*/ 1983 w 1983"/>
                              <a:gd name="T5" fmla="*/ 4290 h 4290"/>
                              <a:gd name="T6" fmla="*/ 0 w 1983"/>
                              <a:gd name="T7" fmla="*/ 4290 h 4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983" h="4290">
                                <a:moveTo>
                                  <a:pt x="1501" y="0"/>
                                </a:moveTo>
                                <a:lnTo>
                                  <a:pt x="1983" y="0"/>
                                </a:lnTo>
                                <a:lnTo>
                                  <a:pt x="1983" y="4290"/>
                                </a:lnTo>
                                <a:lnTo>
                                  <a:pt x="0" y="429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Line 66"/>
                        <wps:cNvCnPr/>
                        <wps:spPr bwMode="auto">
                          <a:xfrm flipV="1">
                            <a:off x="2499360" y="6807200"/>
                            <a:ext cx="72390" cy="3365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>
                            <a:off x="2499360" y="6840855"/>
                            <a:ext cx="72390" cy="342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2823210" y="6866255"/>
                            <a:ext cx="4870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71" name="Freeform 69"/>
                        <wps:cNvSpPr>
                          <a:spLocks/>
                        </wps:cNvSpPr>
                        <wps:spPr bwMode="auto">
                          <a:xfrm>
                            <a:off x="2535555" y="4613910"/>
                            <a:ext cx="1169035" cy="2016125"/>
                          </a:xfrm>
                          <a:custGeom>
                            <a:avLst/>
                            <a:gdLst>
                              <a:gd name="T0" fmla="*/ 0 w 1841"/>
                              <a:gd name="T1" fmla="*/ 3175 h 3175"/>
                              <a:gd name="T2" fmla="*/ 1841 w 1841"/>
                              <a:gd name="T3" fmla="*/ 3175 h 3175"/>
                              <a:gd name="T4" fmla="*/ 1841 w 1841"/>
                              <a:gd name="T5" fmla="*/ 0 h 3175"/>
                              <a:gd name="T6" fmla="*/ 1487 w 1841"/>
                              <a:gd name="T7" fmla="*/ 0 h 3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841" h="3175">
                                <a:moveTo>
                                  <a:pt x="0" y="3175"/>
                                </a:moveTo>
                                <a:lnTo>
                                  <a:pt x="1841" y="3175"/>
                                </a:lnTo>
                                <a:lnTo>
                                  <a:pt x="1841" y="0"/>
                                </a:lnTo>
                                <a:lnTo>
                                  <a:pt x="1487" y="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Line 70"/>
                        <wps:cNvCnPr/>
                        <wps:spPr bwMode="auto">
                          <a:xfrm flipV="1">
                            <a:off x="3479800" y="4580255"/>
                            <a:ext cx="71755" cy="3365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>
                            <a:off x="3479800" y="4613910"/>
                            <a:ext cx="71755" cy="3429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2778125" y="6655435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767E6" w:rsidRDefault="008767E6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75" o:spid="_x0000_s1026" editas="canvas" style="width:328.5pt;height:563.25pt;mso-position-horizontal-relative:char;mso-position-vertical-relative:line" coordsize="41719,71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1719;height:71532;visibility:visible;mso-wrap-style:square">
                  <v:fill o:detectmouseclick="t"/>
                  <v:path o:connecttype="none"/>
                </v:shape>
                <v:rect id="Rectangle 5" o:spid="_x0000_s1028" style="position:absolute;left:14655;top:34417;width:8541;height:10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4655;top:35344;width:21400;height:23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7805;top:36442;width:1598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–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Bloquear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funcionalidades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1" style="position:absolute;left:21577;top:37788;width:819;height:262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</w:p>
                    </w:txbxContent>
                  </v:textbox>
                </v:rect>
                <v:oval id="Oval 9" o:spid="_x0000_s1032" style="position:absolute;left:16363;top:39223;width:18161;height:3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rect id="Rectangle 10" o:spid="_x0000_s1033" style="position:absolute;left:20948;top:39814;width:915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Bloqueio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21310;top:41167;width:869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Funcionalidade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16363;top:44030;width:18435;height:3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rect id="Rectangle 13" o:spid="_x0000_s1036" style="position:absolute;left:20681;top:44621;width:931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Bloqueio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7" style="position:absolute;left:21399;top:45974;width:869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Funcionalidade</w:t>
                        </w:r>
                        <w:proofErr w:type="spellEnd"/>
                      </w:p>
                    </w:txbxContent>
                  </v:textbox>
                </v:rect>
                <v:oval id="Oval 15" o:spid="_x0000_s1038" style="position:absolute;left:16363;top:48755;width:18790;height:43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9513;top:49345;width:1226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Funcionalidade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22745;top:50698;width:605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Bloqueada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16363;top:54406;width:17984;height:3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20770;top:54997;width:926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Bloqueio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21221;top:56349;width:8693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Funcionalidade</w:t>
                        </w:r>
                        <w:proofErr w:type="spellEnd"/>
                      </w:p>
                    </w:txbxContent>
                  </v:textbox>
                </v:rect>
                <v:rect id="Rectangle 21" o:spid="_x0000_s1044" style="position:absolute;left:21399;top:23279;width:7912;height:1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okpMEA&#10;AADbAAAADwAAAGRycy9kb3ducmV2LnhtbESPzYoCMRCE7wu+Q2jBy6KZdUFlNIouCF5k8ecB2kk7&#10;v+kMSdTx7c3Cgseiqr6iFqvONOJOzpeWFXyNEhDEmdUl5wrOp+1wBsIHZI2NZVLwJA+rZe9jgam2&#10;Dz7Q/RhyESHsU1RQhNCmUvqsIIN+ZFvi6F2tMxiidLnUDh8Rbho5TpKJNFhyXCiwpZ+Csvp4MwrW&#10;tfSfdUa+2t+mv9XEugo3F6UG/W49BxGoC+/wf3unFYy/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u6JKTBAAAA2wAAAA8AAAAAAAAAAAAAAAAAmAIAAGRycy9kb3du&#10;cmV2LnhtbFBLBQYAAAAABAAEAPUAAACGAwAAAAA=&#10;" fillcolor="#ffc" strokecolor="#903" strokeweight="0"/>
                <v:rect id="Rectangle 22" o:spid="_x0000_s1045" style="position:absolute;left:21399;top:24212;width:19958;height:81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O80MEA&#10;AADbAAAADwAAAGRycy9kb3ducmV2LnhtbESPzYoCMRCE7wu+Q2jBy6KZlUVlNIouCF5k8ecB2kk7&#10;v+kMSdTx7c3Cgseiqr6iFqvONOJOzpeWFXyNEhDEmdUl5wrOp+1wBsIHZI2NZVLwJA+rZe9jgam2&#10;Dz7Q/RhyESHsU1RQhNCmUvqsIIN+ZFvi6F2tMxiidLnUDh8Rbho5TpKJNFhyXCiwpZ+Csvp4MwrW&#10;tfSfdUa+2t+mv9XEugo3F6UG/W49BxGoC+/wf3unFYy/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RTvNDBAAAA2wAAAA8AAAAAAAAAAAAAAAAAmAIAAGRycy9kb3du&#10;cmV2LnhtbFBLBQYAAAAABAAEAPUAAACGAwAAAAA=&#10;" fillcolor="#ffc" strokecolor="#903" strokeweight="0"/>
                <v:rect id="Rectangle 23" o:spid="_x0000_s1046" style="position:absolute;left:24638;top:25304;width:1162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22301;top:27247;width:18427;height:3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25533;top:27838;width:1157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6" o:spid="_x0000_s1049" style="position:absolute;left:26974;top:29184;width:927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Funcionalidades</w:t>
                        </w:r>
                        <w:proofErr w:type="spellEnd"/>
                      </w:p>
                    </w:txbxContent>
                  </v:textbox>
                </v:rect>
                <v:shape id="Freeform 27" o:spid="_x0000_s1050" style="position:absolute;left:11957;top:28930;width:9442;height:12237;visibility:visible;mso-wrap-style:square;v-text-anchor:top" coordsize="1487,19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Mke8MA&#10;AADbAAAADwAAAGRycy9kb3ducmV2LnhtbESPT4vCMBTE7wt+h/AEL4um9iBrNYoIohdZ/HPw+Gie&#10;TbV5qU3U+u03grDHYWZ+w0znra3EgxpfOlYwHCQgiHOnSy4UHA+r/g8IH5A1Vo5JwYs8zGedrylm&#10;2j15R499KESEsM9QgQmhzqT0uSGLfuBq4uidXWMxRNkUUjf4jHBbyTRJRtJiyXHBYE1LQ/l1f7cK&#10;7pyY0+/Ftd83U622h+HmmK5PSvW67WICIlAb/sOf9kYrSMfw/hJ/gJ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tMke8MAAADbAAAADwAAAAAAAAAAAAAAAACYAgAAZHJzL2Rv&#10;d25yZXYueG1sUEsFBgAAAAAEAAQA9QAAAIgDAAAAAA==&#10;" path="m680,1927l,1927,,,1487,e" filled="f" strokecolor="#903" strokeweight="39e-5mm">
                  <v:stroke dashstyle="1 1"/>
                  <v:path arrowok="t" o:connecttype="custom" o:connectlocs="431800,1223645;0,1223645;0,0;944245,0" o:connectangles="0,0,0,0"/>
                </v:shape>
                <v:line id="Line 28" o:spid="_x0000_s1051" style="position:absolute;flip:x y;visibility:visible;mso-wrap-style:square" from="20681,28594" to="21399,289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NIq8AAAADbAAAADwAAAGRycy9kb3ducmV2LnhtbERPy4rCMBTdC/MP4Q64EU1HQYdqWoaB&#10;EV0I2imuL83tA5ub0kStf28WgsvDeW/SwbTiRr1rLCv4mkUgiAurG64U5P9/028QziNrbC2Tggc5&#10;SJOP0QZjbe98olvmKxFC2MWooPa+i6V0RU0G3cx2xIErbW/QB9hXUvd4D+GmlfMoWkqDDYeGGjv6&#10;ram4ZFejwHarx3Z/1uUx43Lu8snheiCt1Phz+FmD8DT4t/jl3mkFi7A+fAk/QCZ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ljSKvAAAAA2wAAAA8AAAAAAAAAAAAAAAAA&#10;oQIAAGRycy9kb3ducmV2LnhtbFBLBQYAAAAABAAEAPkAAACOAwAAAAA=&#10;" strokecolor="#903" strokeweight="39e-5mm"/>
                <v:line id="Line 29" o:spid="_x0000_s1052" style="position:absolute;flip:x;visibility:visible;mso-wrap-style:square" from="20681,28930" to="21399,292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2cdsQAAADbAAAADwAAAGRycy9kb3ducmV2LnhtbESPQWvCQBSE7wX/w/IK3uomFUSiayiK&#10;KEKF2hY8PrLPbDD7Ns2uJvXXu0Khx2FmvmHmeW9rcaXWV44VpKMEBHHhdMWlgq/P9csUhA/IGmvH&#10;pOCXPOSLwdMcM+06/qDrIZQiQthnqMCE0GRS+sKQRT9yDXH0Tq61GKJsS6lb7CLc1vI1SSbSYsVx&#10;wWBDS0PF+XCxCvb7XWPq73J9/KHp+6Zb3ioOK6WGz/3bDESgPvyH/9pbrWCcwuNL/AFyc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rZx2xAAAANsAAAAPAAAAAAAAAAAA&#10;AAAAAKECAABkcnMvZG93bnJldi54bWxQSwUGAAAAAAQABAD5AAAAkgMAAAAA&#10;" strokecolor="#903" strokeweight="39e-5mm"/>
                <v:rect id="Rectangle 30" o:spid="_x0000_s1053" style="position:absolute;left:13036;top:29273;width:487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31" o:spid="_x0000_s1054" style="position:absolute;left:17170;top:171;width:9715;height:1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OyecEA&#10;AADbAAAADwAAAGRycy9kb3ducmV2LnhtbESPzYoCMRCE78K+Q2hhL6IZV3BlNIorLOxFRN0HaCft&#10;/KYzJFHHtzeC4LGoqq+oxaozjbiS86VlBeNRAoI4s7rkXMH/8Xc4A+EDssbGMim4k4fV8qO3wFTb&#10;G+/pegi5iBD2KSooQmhTKX1WkEE/si1x9M7WGQxRulxqh7cIN438SpKpNFhyXCiwpU1BWX24GAXr&#10;WvpBnZGvtpfvXTW1rsKfk1Kf/W49BxGoC+/wq/2nFUwm8PwSf4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jsnnBAAAA2wAAAA8AAAAAAAAAAAAAAAAAmAIAAGRycy9kb3du&#10;cmV2LnhtbFBLBQYAAAAABAAEAPUAAACGAwAAAAA=&#10;" fillcolor="#ffc" strokecolor="#903" strokeweight="0"/>
                <v:rect id="Rectangle 32" o:spid="_x0000_s1055" style="position:absolute;left:17170;top:1098;width:24371;height:89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oqDcIA&#10;AADbAAAADwAAAGRycy9kb3ducmV2LnhtbESP3WoCMRSE7wu+QziCN0Wz2mLLanaxBaE3UtQ+wHFz&#10;ur85WZKo69ubQsHLYWa+Ydb5YDpxIedrywrmswQEcWF1zaWCn+N2+g7CB2SNnWVScCMPeTZ6WmOq&#10;7ZX3dDmEUkQI+xQVVCH0qZS+qMign9meOHq/1hkMUbpSaofXCDedXCTJUhqsOS5U2NNnRUV7OBsF&#10;m1b657Yg3+zOb9/N0roGP05KTcbDZgUi0BAe4f/2l1bw8gp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ioNwgAAANsAAAAPAAAAAAAAAAAAAAAAAJgCAABkcnMvZG93&#10;bnJldi54bWxQSwUGAAAAAAQABAD1AAAAhwMAAAAA&#10;" fillcolor="#ffc" strokecolor="#903" strokeweight="0"/>
                <v:rect id="Rectangle 33" o:spid="_x0000_s1056" style="position:absolute;left:19513;top:2190;width:1743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Associar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Perfil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Bloqueio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4" o:spid="_x0000_s1057" style="position:absolute;left:25622;top:3543;width:750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Funcionalidade</w:t>
                        </w:r>
                        <w:proofErr w:type="spellEnd"/>
                      </w:p>
                    </w:txbxContent>
                  </v:textbox>
                </v:rect>
                <v:oval id="Oval 35" o:spid="_x0000_s1058" style="position:absolute;left:18072;top:4978;width:22568;height:4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cBOsQA&#10;AADbAAAADwAAAGRycy9kb3ducmV2LnhtbESPT2sCMRTE70K/Q3iF3jRbFVtWo5SCIPRQ//TQ43Pz&#10;3A1uXtJN1PjtG0HwOMzMb5jZItlWnKkLxrGC10EBgrhy2nCt4Ge37L+DCBFZY+uYFFwpwGL+1Jth&#10;qd2FN3TexlpkCIcSFTQx+lLKUDVkMQycJ87ewXUWY5ZdLXWHlwy3rRwWxURaNJwXGvT02VB13J6s&#10;Au/X43FK3yYM0+HPfPF+c/3dK/XynD6mICKl+Ajf2yutYPQGty/5B8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3ATrEAAAA2wAAAA8AAAAAAAAAAAAAAAAAmAIAAGRycy9k&#10;b3ducmV2LnhtbFBLBQYAAAAABAAEAPUAAACJAwAAAAA=&#10;" fillcolor="#ffc" strokecolor="#903" strokeweight="0"/>
                <v:rect id="Rectangle 36" o:spid="_x0000_s1059" style="position:absolute;left:21850;top:5651;width:1454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VG5L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9UbkvwAAANsAAAAPAAAAAAAAAAAAAAAAAJgCAABkcnMvZG93bnJl&#10;di54bWxQSwUGAAAAAAQABAD1AAAAhAMAAAAA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Associar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Perfil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Bloqueio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60" style="position:absolute;left:24276;top:7004;width:1019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njf8EA&#10;AADbAAAADwAAAGRycy9kb3ducmV2LnhtbESPzYoCMRCE7wu+Q2jB25pRYd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6543/BAAAA2wAAAA8AAAAAAAAAAAAAAAAAmAIAAGRycy9kb3du&#10;cmV2LnhtbFBLBQYAAAAABAAEAPUAAACGAwAAAAA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funcionalidade</w:t>
                        </w:r>
                        <w:proofErr w:type="spellEnd"/>
                      </w:p>
                    </w:txbxContent>
                  </v:textbox>
                </v:rect>
                <v:rect id="Rectangle 38" o:spid="_x0000_s1061" style="position:absolute;left:17170;top:11303;width:9627;height:10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dfc74A&#10;AADbAAAADwAAAGRycy9kb3ducmV2LnhtbERPy2oCMRTdC/5DuIVupGYU0TI1igpCNyKOfsDt5Hae&#10;uRmSqOPfm4Xg8nDey3VvWnEj5yvLCibjBARxbnXFhYLLef/1DcIHZI2tZVLwIA/r1XCwxFTbO5/o&#10;loVCxBD2KSooQ+hSKX1ekkE/th1x5P6tMxgidIXUDu8x3LRymiRzabDi2FBiR7uS8ia7GgWbRvpR&#10;k5OvD9fFsZ5bV+P2T6nPj37zAyJQH97il/tXK5jF9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a3X3O+AAAA2wAAAA8AAAAAAAAAAAAAAAAAmAIAAGRycy9kb3ducmV2&#10;LnhtbFBLBQYAAAAABAAEAPUAAACDAwAAAAA=&#10;" fillcolor="#ffc" strokecolor="#903" strokeweight="0"/>
                <v:rect id="Rectangle 39" o:spid="_x0000_s1062" style="position:absolute;left:17170;top:12230;width:24187;height:89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v66MIA&#10;AADbAAAADwAAAGRycy9kb3ducmV2LnhtbESP3WoCMRSE7wu+QzgFb0rNrhQtq1G0UPCmlKoPcNyc&#10;7m9OliT749s3hUIvh5n5htnuJ9OKgZyvLCtIFwkI4tzqigsF18v78ysIH5A1tpZJwZ087Hezhy1m&#10;2o78RcM5FCJC2GeooAyhy6T0eUkG/cJ2xNH7ts5giNIVUjscI9y0cpkkK2mw4rhQYkdvJeXNuTcK&#10;Do30T01Ovv7o15/1yroajzel5o/TYQMi0BT+w3/tk1bwksLvl/gD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+/rowgAAANsAAAAPAAAAAAAAAAAAAAAAAJgCAABkcnMvZG93&#10;bnJldi54bWxQSwUGAAAAAAQABAD1AAAAhwMAAAAA&#10;" fillcolor="#ffc" strokecolor="#903" strokeweight="0"/>
                <v:rect id="Rectangle 40" o:spid="_x0000_s1063" style="position:absolute;left:18789;top:13328;width:1869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sCc8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bAnPBAAAA2wAAAA8AAAAAAAAAAAAAAAAAmAIAAGRycy9kb3du&#10;cmV2LnhtbFBLBQYAAAAABAAEAPUAAACGAwAAAAA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Associar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a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Bloqueio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41" o:spid="_x0000_s1064" style="position:absolute;left:25533;top:14674;width:7506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en6M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dXp+jBAAAA2wAAAA8AAAAAAAAAAAAAAAAAmAIAAGRycy9kb3du&#10;cmV2LnhtbFBLBQYAAAAABAAEAPUAAACGAwAAAAA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Funcionalidade</w:t>
                        </w:r>
                        <w:proofErr w:type="spellEnd"/>
                      </w:p>
                    </w:txbxContent>
                  </v:textbox>
                </v:rect>
                <v:oval id="Oval 42" o:spid="_x0000_s1065" style="position:absolute;left:18072;top:16109;width:22656;height:42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PsMMIA&#10;AADbAAAADwAAAGRycy9kb3ducmV2LnhtbESPQWsCMRSE7wX/Q3iCt5pVllJWo4ggCD1YbQ89PjfP&#10;3eDmJW5Sjf++KQgeh5n5hpkvk+3ElfpgHCuYjAsQxLXThhsF31+b13cQISJr7ByTgjsFWC4GL3Os&#10;tLvxnq6H2IgM4VChgjZGX0kZ6pYshrHzxNk7ud5izLJvpO7xluG2k9OieJMWDeeFFj2tW6rPh1+r&#10;wPvPskxpZ8I0nS7mg4/7+89RqdEwrWYgIqX4DD/aW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I+wwwgAAANsAAAAPAAAAAAAAAAAAAAAAAJgCAABkcnMvZG93&#10;bnJldi54bWxQSwUGAAAAAAQABAD1AAAAhwMAAAAA&#10;" fillcolor="#ffc" strokecolor="#903" strokeweight="0"/>
                <v:rect id="Rectangle 43" o:spid="_x0000_s1066" style="position:absolute;left:23914;top:16789;width:1054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KaB8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ymgfBAAAA2wAAAA8AAAAAAAAAAAAAAAAAmAIAAGRycy9kb3du&#10;cmV2LnhtbFBLBQYAAAAABAAEAPUAAACGAwAAAAA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Associar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a </w:t>
                        </w:r>
                      </w:p>
                    </w:txbxContent>
                  </v:textbox>
                </v:rect>
                <v:rect id="Rectangle 44" o:spid="_x0000_s1067" style="position:absolute;left:21761;top:18135;width:1577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AEcMAA&#10;AADbAAAADwAAAGRycy9kb3ducmV2LnhtbESPzYoCMRCE7wu+Q2jB25pRR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yAEcMAAAADbAAAADwAAAAAAAAAAAAAAAACYAgAAZHJzL2Rvd25y&#10;ZXYueG1sUEsFBgAAAAAEAAQA9QAAAIUDAAAAAA=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Bloqueio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Funcionalidade</w:t>
                        </w:r>
                        <w:proofErr w:type="spellEnd"/>
                      </w:p>
                    </w:txbxContent>
                  </v:textbox>
                </v:rect>
                <v:shape id="Freeform 45" o:spid="_x0000_s1068" style="position:absolute;left:11239;top:18307;width:6833;height:26905;visibility:visible;mso-wrap-style:square;v-text-anchor:top" coordsize="1076,42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7YLMIA&#10;AADbAAAADwAAAGRycy9kb3ducmV2LnhtbESPT4vCMBTE7wt+h/AEb2uq+LcaZVlQ9uJhqwePj+bZ&#10;lDYvtYlav/1GEPY4zMxvmPW2s7W4U+tLxwpGwwQEce50yYWC03H3uQDhA7LG2jEpeJKH7ab3scZU&#10;uwf/0j0LhYgQ9ikqMCE0qZQ+N2TRD11DHL2Lay2GKNtC6hYfEW5rOU6SmbRYclww2NC3obzKblZB&#10;Na4Wdn+ayt3cZP4wu52XV3JKDfrd1wpEoC78h9/tH61gMofXl/gD5O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XtgswgAAANsAAAAPAAAAAAAAAAAAAAAAAJgCAABkcnMvZG93&#10;bnJldi54bWxQSwUGAAAAAAQABAD1AAAAhwMAAAAA&#10;" path="m1076,l,,,4237r906,e" filled="f" strokecolor="#903" strokeweight="39e-5mm">
                  <v:stroke dashstyle="1 1"/>
                  <v:path arrowok="t" o:connecttype="custom" o:connectlocs="683260,0;0,0;0,2690495;575310,2690495" o:connectangles="0,0,0,0"/>
                </v:shape>
                <v:line id="Line 46" o:spid="_x0000_s1069" style="position:absolute;flip:x y;visibility:visible;mso-wrap-style:square" from="16275,44875" to="16992,45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xM30MAAAADbAAAADwAAAGRycy9kb3ducmV2LnhtbERPy4rCMBTdC/MP4Q64EU1HRIdqWoaB&#10;EV0I2imuL83tA5ub0kStf28WgsvDeW/SwbTiRr1rLCv4mkUgiAurG64U5P9/028QziNrbC2Tggc5&#10;SJOP0QZjbe98olvmKxFC2MWooPa+i6V0RU0G3cx2xIErbW/QB9hXUvd4D+GmlfMoWkqDDYeGGjv6&#10;ram4ZFejwHarx3Z/1uUx43Lu8snheiCt1Phz+FmD8DT4t/jl3mkFizA2fAk/QCZ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8TN9DAAAAA2wAAAA8AAAAAAAAAAAAAAAAA&#10;oQIAAGRycy9kb3ducmV2LnhtbFBLBQYAAAAABAAEAPkAAACOAwAAAAA=&#10;" strokecolor="#903" strokeweight="39e-5mm"/>
                <v:line id="Line 47" o:spid="_x0000_s1070" style="position:absolute;flip:x;visibility:visible;mso-wrap-style:square" from="16275,45212" to="16992,455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t3jDcUAAADbAAAADwAAAGRycy9kb3ducmV2LnhtbESP3WrCQBSE7wXfYTlC73TTUkSjm1As&#10;YhEq+AdeHrKn2dDs2ZjdmrRP3y0UvBxm5htmmfe2FjdqfeVYweMkAUFcOF1xqeB0XI9nIHxA1lg7&#10;JgXf5CHPhoMlptp1vKfbIZQiQtinqMCE0KRS+sKQRT9xDXH0PlxrMUTZllK32EW4reVTkkylxYrj&#10;gsGGVoaKz8OXVbDbbRtTn8v15Uqz9023+qk4vCr1MOpfFiAC9eEe/m+/aQXPc/j7En+AzH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t3jDcUAAADbAAAADwAAAAAAAAAA&#10;AAAAAAChAgAAZHJzL2Rvd25yZXYueG1sUEsFBgAAAAAEAAQA+QAAAJMDAAAAAA==&#10;" strokecolor="#903" strokeweight="39e-5mm"/>
                <v:rect id="Rectangle 48" o:spid="_x0000_s1071" style="position:absolute;left:11957;top:18726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yvQr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XK9CvwAAANsAAAAPAAAAAAAAAAAAAAAAAJgCAABkcnMvZG93bnJl&#10;di54bWxQSwUGAAAAAAQABAD1AAAAhAMAAAAA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49" o:spid="_x0000_s1072" style="position:absolute;left:10610;top:7251;width:7462;height:39567;visibility:visible;mso-wrap-style:square;v-text-anchor:top" coordsize="1175,62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XVRcIA&#10;AADbAAAADwAAAGRycy9kb3ducmV2LnhtbESPT4vCMBTE74LfITzBmyYKSukaRRT/HLfugnh7NG/b&#10;7jYvpYlav/1GEDwOM/MbZrHqbC1u1PrKsYbJWIEgzp2puNDw/bUbJSB8QDZYOyYND/KwWvZ7C0yN&#10;u3NGt1MoRISwT1FDGUKTSunzkiz6sWuIo/fjWoshyraQpsV7hNtaTpWaS4sVx4USG9qUlP+drlZD&#10;9okFHxL1u09mG+mzbXMO6qL1cNCtP0AE6sI7/GofjYbZBJ5f4g+Qy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ZdVFwgAAANsAAAAPAAAAAAAAAAAAAAAAAJgCAABkcnMvZG93&#10;bnJldi54bWxQSwUGAAAAAAQABAD1AAAAhwMAAAAA&#10;" path="m1175,l,,,6231r1048,e" filled="f" strokecolor="#903" strokeweight="39e-5mm">
                  <v:stroke dashstyle="1 1"/>
                  <v:path arrowok="t" o:connecttype="custom" o:connectlocs="746125,0;0,0;0,3956685;665480,3956685" o:connectangles="0,0,0,0"/>
                </v:shape>
                <v:line id="Line 50" o:spid="_x0000_s1073" style="position:absolute;flip:x y;visibility:visible;mso-wrap-style:square" from="16541,46482" to="17265,468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yKW58IAAADbAAAADwAAAGRycy9kb3ducmV2LnhtbESPT4vCMBTE74LfIbwFL6KphV2laxQR&#10;FD0Iay17fjSvf9jmpTRR67c3C4LHYWZ+wyzXvWnEjTpXW1Ywm0YgiHOray4VZJfdZAHCeWSNjWVS&#10;8CAH69VwsMRE2zuf6Zb6UgQIuwQVVN63iZQur8igm9qWOHiF7Qz6ILtS6g7vAW4aGUfRlzRYc1io&#10;sKVtRflfejUKbDt/7I+/uvhJuYhdNj5dT6SVGn30m28Qnnr/Dr/aB63gM4b/L+EHyN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yKW58IAAADbAAAADwAAAAAAAAAAAAAA&#10;AAChAgAAZHJzL2Rvd25yZXYueG1sUEsFBgAAAAAEAAQA+QAAAJADAAAAAA==&#10;" strokecolor="#903" strokeweight="39e-5mm"/>
                <v:line id="Line 51" o:spid="_x0000_s1074" style="position:absolute;flip:x;visibility:visible;mso-wrap-style:square" from="16541,46818" to="17265,471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uxCOsUAAADbAAAADwAAAGRycy9kb3ducmV2LnhtbESP3WrCQBSE7wt9h+UIvasbLYqkrqGk&#10;SEWo4E+hl4fsaTY0ezZmtyb26V1B8HKYmW+YedbbWpyo9ZVjBaNhAoK4cLriUsFhv3yegfABWWPt&#10;mBScyUO2eHyYY6pdx1s67UIpIoR9igpMCE0qpS8MWfRD1xBH78e1FkOUbSl1i12E21qOk2QqLVYc&#10;Fww2lBsqfnd/VsFms25M/VUuv480+/zo8v+Kw7tST4P+7RVEoD7cw7f2SiuYvMD1S/wBcnE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uxCOsUAAADbAAAADwAAAAAAAAAA&#10;AAAAAAChAgAAZHJzL2Rvd25yZXYueG1sUEsFBgAAAAAEAAQA+QAAAJMDAAAAAA==&#10;" strokecolor="#903" strokeweight="39e-5mm"/>
                <v:rect id="Rectangle 52" o:spid="_x0000_s1075" style="position:absolute;left:11150;top:7505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epQc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1nqUHBAAAA2wAAAA8AAAAAAAAAAAAAAAAAmAIAAGRycy9kb3du&#10;cmV2LnhtbFBLBQYAAAAABAAEAPUAAACGAwAAAAA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oval id="Oval 53" o:spid="_x0000_s1076" style="position:absolute;left:5664;top:46564;width:1619;height:1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fdsMA&#10;AADbAAAADwAAAGRycy9kb3ducmV2LnhtbESPT2sCMRTE7wW/Q3iCt5pVtMhqFBEKhR780x48PjfP&#10;3eDmJW5Sjd/eFAo9DjPzG2axSrYVN+qCcaxgNCxAEFdOG64VfH+9v85AhIissXVMCh4UYLXsvSyw&#10;1O7Oe7odYi0yhEOJCpoYfSllqBqyGIbOE2fv7DqLMcuulrrDe4bbVo6L4k1aNJwXGvS0aai6HH6s&#10;Au93k0lKWxPG6Xw1n3zaP44npQb9tJ6DiJTif/iv/aEVTKfw+yX/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bfdsMAAADbAAAADwAAAAAAAAAAAAAAAACYAgAAZHJzL2Rv&#10;d25yZXYueG1sUEsFBgAAAAAEAAQA9QAAAIgDAAAAAA==&#10;" fillcolor="#ffc" strokecolor="#903" strokeweight="0"/>
                <v:line id="Line 54" o:spid="_x0000_s1077" style="position:absolute;visibility:visible;mso-wrap-style:square" from="6470,48082" to="6470,495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N7oZcMAAADbAAAADwAAAGRycy9kb3ducmV2LnhtbESPT2sCMRTE7wW/Q3iCt5pVqMjWKKUo&#10;LYjgnx56fE1eN0uTl3WT6vrtjSB4HGbmN8xs0XknTtTGOrCC0bAAQayDqblS8HVYPU9BxIRs0AUm&#10;BReKsJj3nmZYmnDmHZ32qRIZwrFEBTalppQyakse4zA0xNn7Da3HlGVbSdPiOcO9k+OimEiPNecF&#10;iw29W9J/+3+vwKWt/NY/RTgsP5pOL492vXFWqUG/e3sFkahLj/C9/WkUvEzg9iX/ADm/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ze6GXDAAAA2wAAAA8AAAAAAAAAAAAA&#10;AAAAoQIAAGRycy9kb3ducmV2LnhtbFBLBQYAAAAABAAEAPkAAACRAwAAAAA=&#10;" strokecolor="#903" strokeweight="0"/>
                <v:line id="Line 55" o:spid="_x0000_s1078" style="position:absolute;visibility:visible;mso-wrap-style:square" from="5575,48672" to="7461,486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5JN/sQAAADbAAAADwAAAGRycy9kb3ducmV2LnhtbESPT2sCMRTE70K/Q3iF3jTbQmtZjVKK&#10;olAK/unB4zN5bpYmL9tN1PXbm4LgcZiZ3zDjaeedOFEb68AKngcFCGIdTM2Vgp/tvP8OIiZkgy4w&#10;KbhQhOnkoTfG0oQzr+m0SZXIEI4lKrApNaWUUVvyGAehIc7eIbQeU5ZtJU2L5wz3Tr4UxZv0WHNe&#10;sNjQpyX9uzl6BS6t5E7vi7CdLZpOz/7s17ezSj09dh8jEIm6dA/f2kuj4HUI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kk3+xAAAANsAAAAPAAAAAAAAAAAA&#10;AAAAAKECAABkcnMvZG93bnJldi54bWxQSwUGAAAAAAQABAD5AAAAkgMAAAAA&#10;" strokecolor="#903" strokeweight="0"/>
                <v:line id="Line 56" o:spid="_x0000_s1079" style="position:absolute;flip:x;visibility:visible;mso-wrap-style:square" from="5397,49599" to="6470,51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oikubsAAADbAAAADwAAAGRycy9kb3ducmV2LnhtbERPyQrCMBC9C/5DGMGbpgqKVqNIQdCj&#10;28Hb0EwXbCaliRr/3hwEj4+3r7fBNOJFnastK5iMExDEudU1lwqul/1oAcJ5ZI2NZVLwIQfbTb+3&#10;xlTbN5/odfaliCHsUlRQed+mUrq8IoNubFviyBW2M+gj7EqpO3zHcNPIaZLMpcGaY0OFLWUV5Y/z&#10;0yg4Zqf7IYTb/fYpsimWLhRLHZQaDsJuBcJT8H/xz33QCmZxbPwSf4DcfAE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BWiKS5uwAAANsAAAAPAAAAAAAAAAAAAAAAAKECAABk&#10;cnMvZG93bnJldi54bWxQSwUGAAAAAAQABAD5AAAAiQMAAAAA&#10;" strokecolor="#903" strokeweight="0"/>
                <v:line id="Line 57" o:spid="_x0000_s1080" style="position:absolute;visibility:visible;mso-wrap-style:square" from="6470,49599" to="7550,51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F8F8QAAADbAAAADwAAAGRycy9kb3ducmV2LnhtbESPT2sCMRTE70K/Q3iF3jTbQotdjVKK&#10;olAK/unB4zN5bpYmL9tN1PXbm4LgcZiZ3zDjaeedOFEb68AKngcFCGIdTM2Vgp/tvD8EEROyQReY&#10;FFwownTy0BtjacKZ13TapEpkCMcSFdiUmlLKqC15jIPQEGfvEFqPKcu2kqbFc4Z7J1+K4k16rDkv&#10;WGzo05L+3Ry9ApdWcqf3RdjOFk2nZ3/269tZpZ4eu48RiERduodv7aVR8PoO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QXwXxAAAANsAAAAPAAAAAAAAAAAA&#10;AAAAAKECAABkcnMvZG93bnJldi54bWxQSwUGAAAAAAQABAD5AAAAkgMAAAAA&#10;" strokecolor="#903" strokeweight="0"/>
                <v:rect id="Rectangle 58" o:spid="_x0000_s1081" style="position:absolute;left:539;top:51117;width:835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Bl/70A&#10;AADbAAAADwAAAGRycy9kb3ducmV2LnhtbERPy4rCMBTdC/5DuII7m+pCpBpFBEEHN9b5gEtz+8Dk&#10;piTRdv7eLIRZHs57dxitEW/yoXOsYJnlIIgrpztuFPw+zosNiBCRNRrHpOCPAhz208kOC+0GvtO7&#10;jI1IIRwKVNDG2BdShqoliyFzPXHiauctxgR9I7XHIYVbI1d5vpYWO04NLfZ0aql6li+rQD7K87Ap&#10;jc/dz6q+mevlXpNTaj4bj1sQkcb4L/66L1rBOq1PX9IPkP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DBl/70AAADbAAAADwAAAAAAAAAAAAAAAACYAgAAZHJzL2Rvd25yZXYu&#10;eG1sUEsFBgAAAAAEAAQA9QAAAIIDAAAAAA=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Cadastrador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59" o:spid="_x0000_s1082" style="position:absolute;visibility:visible;mso-wrap-style:square" from="7912,48755" to="14744,487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GPrMIAAADbAAAADwAAAGRycy9kb3ducmV2LnhtbESPT4vCMBTE78J+h/AEb5rqoUjXKLuy&#10;ingR/xz2+GieTbF5KU1s67c3guBxmJnfMItVbyvRUuNLxwqmkwQEce50yYWCy3kznoPwAVlj5ZgU&#10;PMjDavk1WGCmXcdHak+hEBHCPkMFJoQ6k9Lnhiz6iauJo3d1jcUQZVNI3WAX4baSsyRJpcWS44LB&#10;mtaG8tvpbhXsrvu//0tutre02583h9S0tvhVajTsf75BBOrDJ/xu77SCdAqvL/EHyOUT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bGPrMIAAADbAAAADwAAAAAAAAAAAAAA&#10;AAChAgAAZHJzL2Rvd25yZXYueG1sUEsFBgAAAAAEAAQA+QAAAJADAAAAAA==&#10;" strokecolor="#903" strokeweight="39e-5mm"/>
                <v:rect id="Rectangle 60" o:spid="_x0000_s1083" style="position:absolute;left:7010;top:61575;width:8274;height:1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w4/8IA&#10;AADbAAAADwAAAGRycy9kb3ducmV2LnhtbESPzWrDMBCE74W+g9hAL6WWk4NTXCshDRR6KSU/D7CV&#10;Nv7VykhK4r59VQjkOMzMN0y1nuwgLuRD61jBPMtBEGtnWq4VHA8fL68gQkQ2ODgmBb8UYL16fKiw&#10;NO7KO7rsYy0ShEOJCpoYx1LKoBuyGDI3Eifv5LzFmKSvpfF4TXA7yEWeF9Jiy2mhwZG2Del+f7YK&#10;Nr0Mz72m0H2dl99d4XyH7z9KPc2mzRuISFO8h2/tT6OgWMD/l/QD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nDj/wgAAANsAAAAPAAAAAAAAAAAAAAAAAJgCAABkcnMvZG93&#10;bnJldi54bWxQSwUGAAAAAAQABAD1AAAAhwMAAAAA&#10;" fillcolor="#ffc" strokecolor="#903" strokeweight="0"/>
                <v:rect id="Rectangle 61" o:spid="_x0000_s1084" style="position:absolute;left:7010;top:62509;width:20682;height:7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CdZMIA&#10;AADbAAAADwAAAGRycy9kb3ducmV2LnhtbESP3WoCMRSE7wt9h3AK3hTNamGVrVFUELwpxdUHOG5O&#10;9zcnSxJ1ffumUPBymJlvmOV6MJ24kfO1ZQXTSQKCuLC65lLB+bQfL0D4gKyxs0wKHuRhvXp9WWKm&#10;7Z2PdMtDKSKEfYYKqhD6TEpfVGTQT2xPHL0f6wyGKF0ptcN7hJtOzpIklQZrjgsV9rSrqGjzq1Gw&#10;aaV/bwvyzdd1/t2k1jW4vSg1ehs2nyACDeEZ/m8ftIL0A/6+xB8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0J1kwgAAANsAAAAPAAAAAAAAAAAAAAAAAJgCAABkcnMvZG93&#10;bnJldi54bWxQSwUGAAAAAAQABAD1AAAAhwMAAAAA&#10;" fillcolor="#ffc" strokecolor="#903" strokeweight="0"/>
                <v:rect id="Rectangle 62" o:spid="_x0000_s1085" style="position:absolute;left:9442;top:63601;width:1400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tj/MAA&#10;AADbAAAADwAAAGRycy9kb3ducmV2LnhtbESPzYoCMRCE7wu+Q2jB25pRRGQ0igiCK14cfYBm0vOD&#10;SWdIojP79kZY2GNRVV9Rm91gjXiRD61jBbNpBoK4dLrlWsH9dvxegQgRWaNxTAp+KcBuO/raYK5d&#10;z1d6FbEWCcIhRwVNjF0uZSgbshimriNOXuW8xZikr6X22Ce4NXKeZUtpseW00GBHh4bKR/G0CuSt&#10;OParwvjMnefVxfycrhU5pSbjYb8GEWmI/+G/9kkrWC7g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wtj/MAAAADbAAAADwAAAAAAAAAAAAAAAACYAgAAZHJzL2Rvd25y&#10;ZXYueG1sUEsFBgAAAAAEAAQA9QAAAIUDAAAAAA=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Montar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Organograma</w:t>
                        </w:r>
                        <w:proofErr w:type="spellEnd"/>
                      </w:p>
                    </w:txbxContent>
                  </v:textbox>
                </v:rect>
                <v:oval id="Oval 63" o:spid="_x0000_s1086" style="position:absolute;left:7823;top:65544;width:19240;height:34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oVy8MA&#10;AADbAAAADwAAAGRycy9kb3ducmV2LnhtbESPT2sCMRTE7wW/Q3iCt5pVrMhqFBEKhR780x48PjfP&#10;3eDmJW5Sjd/eFAo9DjPzG2axSrYVN+qCcaxgNCxAEFdOG64VfH+9v85AhIissXVMCh4UYLXsvSyw&#10;1O7Oe7odYi0yhEOJCpoYfSllqBqyGIbOE2fv7DqLMcuulrrDe4bbVo6LYiotGs4LDXraNFRdDj9W&#10;gfe7ySSlrQnjdL6aTz7tH8eTUoN+Ws9BRErxP/zX/tAKpm/w+yX/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NoVy8MAAADbAAAADwAAAAAAAAAAAAAAAACYAgAAZHJzL2Rv&#10;d25yZXYueG1sUEsFBgAAAAAEAAQA9QAAAIgDAAAAAA==&#10;" fillcolor="#ffc" strokecolor="#903" strokeweight="0"/>
                <v:rect id="Rectangle 64" o:spid="_x0000_s1087" style="position:absolute;left:11239;top:66135;width:1233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VYEMAA&#10;AADbAAAADwAAAGRycy9kb3ducmV2LnhtbESPzYoCMRCE7wu+Q2jB25rRwyCzRhFBUPHiuA/QTHp+&#10;2KQzJNEZ394Iwh6LqvqKWm9Ha8SDfOgcK1jMMxDEldMdNwp+b4fvFYgQkTUax6TgSQG2m8nXGgvt&#10;Br7So4yNSBAOBSpoY+wLKUPVksUwdz1x8mrnLcYkfSO1xyHBrZHLLMulxY7TQos97Vuq/sq7VSBv&#10;5WFYlcZn7rysL+Z0vNbklJpNx90PiEhj/A9/2ketIM/h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JVYEMAAAADbAAAADwAAAAAAAAAAAAAAAACYAgAAZHJzL2Rvd25y&#10;ZXYueG1sUEsFBgAAAAAEAAQA9QAAAIUDAAAAAA=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Montar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Organograma</w:t>
                        </w:r>
                        <w:proofErr w:type="spellEnd"/>
                      </w:p>
                    </w:txbxContent>
                  </v:textbox>
                </v:rect>
                <v:shape id="Freeform 65" o:spid="_x0000_s1088" style="position:absolute;left:24993;top:41167;width:12592;height:27241;visibility:visible;mso-wrap-style:square;v-text-anchor:top" coordsize="1983,4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HzJcQA&#10;AADbAAAADwAAAGRycy9kb3ducmV2LnhtbESPQWvCQBSE70L/w/IK3nRTD1aiq4giekhBk0p7fGRf&#10;k2D2bciuMfn3bqHQ4zAz3zCrTW9q0VHrKssK3qYRCOLc6ooLBZ/ZYbIA4TyyxtoyKRjIwWb9Mlph&#10;rO2DL9SlvhABwi5GBaX3TSyly0sy6Ka2IQ7ej20N+iDbQuoWHwFuajmLork0WHFYKLGhXUn5Lb0b&#10;BYfrKcmwu92/zzttkmF//Nh+sVLj1367BOGp9//hv/ZJK5i/w++X8APk+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x8yXEAAAA2wAAAA8AAAAAAAAAAAAAAAAAmAIAAGRycy9k&#10;b3ducmV2LnhtbFBLBQYAAAAABAAEAPUAAACJAwAAAAA=&#10;" path="m1501,r482,l1983,4290,,4290e" filled="f" strokecolor="#903" strokeweight="39e-5mm">
                  <v:stroke dashstyle="1 1"/>
                  <v:path arrowok="t" o:connecttype="custom" o:connectlocs="953135,0;1259205,0;1259205,2724150;0,2724150" o:connectangles="0,0,0,0"/>
                </v:shape>
                <v:line id="Line 66" o:spid="_x0000_s1089" style="position:absolute;flip:y;visibility:visible;mso-wrap-style:square" from="24993,68072" to="25717,684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Qa9sIAAADbAAAADwAAAGRycy9kb3ducmV2LnhtbERPz2vCMBS+C/sfwht4s6kepHRGEUUm&#10;AwurDnZ8NG9NsXnpmqzt9tcvh8GOH9/vzW6yrRio941jBcskBUFcOd1wreB2PS0yED4ga2wdk4Jv&#10;8rDbPsw2mGs38isNZahFDGGfowITQpdL6StDFn3iOuLIfbjeYoiwr6XucYzhtpWrNF1Liw3HBoMd&#10;HQxV9/LLKiiKl860b/Xp/ZOyy/N4+Gk4HJWaP077JxCBpvAv/nOftYJ1HBu/xB8gt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iQa9sIAAADbAAAADwAAAAAAAAAAAAAA&#10;AAChAgAAZHJzL2Rvd25yZXYueG1sUEsFBgAAAAAEAAQA+QAAAJADAAAAAA==&#10;" strokecolor="#903" strokeweight="39e-5mm"/>
                <v:line id="Line 67" o:spid="_x0000_s1090" style="position:absolute;visibility:visible;mso-wrap-style:square" from="24993,68408" to="25717,687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8eDqsQAAADbAAAADwAAAGRycy9kb3ducmV2LnhtbESPwWrDMBBE74X+g9hAbrWcHkzrRglt&#10;qUvIJTTxocfF2ljG1spYqu38fRUI5DjMzBtmvZ1tJ0YafONYwSpJQRBXTjdcKyhPxdMLCB+QNXaO&#10;ScGFPGw3jw9rzLWb+IfGY6hFhLDPUYEJoc+l9JUhiz5xPXH0zm6wGKIcaqkHnCLcdvI5TTNpseG4&#10;YLCnT0NVe/yzCnbn/ddvWZnvNpv2p+KQmdHWH0otF/P7G4hAc7iHb+2dVpC9wvVL/AFy8w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jx4OqxAAAANsAAAAPAAAAAAAAAAAA&#10;AAAAAKECAABkcnMvZG93bnJldi54bWxQSwUGAAAAAAQABAD5AAAAkgMAAAAA&#10;" strokecolor="#903" strokeweight="39e-5mm"/>
                <v:rect id="Rectangle 68" o:spid="_x0000_s1091" style="position:absolute;left:28232;top:68662;width:487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nzIr8A&#10;AADbAAAADwAAAGRycy9kb3ducmV2LnhtbERPS2rDMBDdF3IHMYXsarlepMGxEkohkIZu4uQAgzX+&#10;EGlkJMV2bx8tCl0+3r86LNaIiXwYHCt4z3IQxI3TA3cKbtfj2xZEiMgajWNS8EsBDvvVS4WldjNf&#10;aKpjJ1IIhxIV9DGOpZSh6cliyNxInLjWeYsxQd9J7XFO4dbIIs830uLAqaHHkb56au71wyqQ1/o4&#10;b2vjc3cu2h/zfbq05JRavy6fOxCRlvgv/nOftIKPtD59ST9A7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J6fMivwAAANsAAAAPAAAAAAAAAAAAAAAAAJgCAABkcnMvZG93bnJl&#10;di54bWxQSwUGAAAAAAQABAD1AAAAhAMAAAAA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69" o:spid="_x0000_s1092" style="position:absolute;left:25355;top:46139;width:11690;height:20161;visibility:visible;mso-wrap-style:square;v-text-anchor:top" coordsize="1841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O7sMIA&#10;AADbAAAADwAAAGRycy9kb3ducmV2LnhtbESPQWsCMRSE7wX/Q3gFbzWrB5WtUYq4UNpDcdX7Y/Oa&#10;Xd28hE10t/++EQSPw8x8w6w2g23FjbrQOFYwnWQgiCunGzYKjofibQkiRGSNrWNS8EcBNuvRywpz&#10;7Xre062MRiQIhxwV1DH6XMpQ1WQxTJwnTt6v6yzGJDsjdYd9gttWzrJsLi02nBZq9LStqbqUV6tg&#10;9+PNqfR92JrCFH7/tTij/1Zq/Dp8vIOINMRn+NH+1AoWU7h/S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s7uwwgAAANsAAAAPAAAAAAAAAAAAAAAAAJgCAABkcnMvZG93&#10;bnJldi54bWxQSwUGAAAAAAQABAD1AAAAhwMAAAAA&#10;" path="m,3175r1841,l1841,,1487,e" filled="f" strokecolor="#903" strokeweight="39e-5mm">
                  <v:stroke dashstyle="1 1"/>
                  <v:path arrowok="t" o:connecttype="custom" o:connectlocs="0,2016125;1169035,2016125;1169035,0;944245,0" o:connectangles="0,0,0,0"/>
                </v:shape>
                <v:line id="Line 70" o:spid="_x0000_s1093" style="position:absolute;flip:y;visibility:visible;mso-wrap-style:square" from="34798,45802" to="35515,461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W7wcQAAADbAAAADwAAAGRycy9kb3ducmV2LnhtbESPT2vCQBTE7wW/w/IEb81GD1ZSVxFF&#10;FEGh/oEeH9nXbGj2bcyuJvbTdwsFj8PM/IaZzjtbiTs1vnSsYJikIIhzp0suFJxP69cJCB+QNVaO&#10;ScGDPMxnvZcpZtq1/EH3YyhEhLDPUIEJoc6k9Lkhiz5xNXH0vlxjMUTZFFI32Ea4reQoTcfSYslx&#10;wWBNS0P59/FmFRwOu9pUl2L9eaXJftMuf0oOK6UG/W7xDiJQF57h//ZWK3gbwd+X+APk7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FbvBxAAAANsAAAAPAAAAAAAAAAAA&#10;AAAAAKECAABkcnMvZG93bnJldi54bWxQSwUGAAAAAAQABAD5AAAAkgMAAAAA&#10;" strokecolor="#903" strokeweight="39e-5mm"/>
                <v:line id="Line 71" o:spid="_x0000_s1094" style="position:absolute;visibility:visible;mso-wrap-style:square" from="34798,46139" to="35515,464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/YincQAAADbAAAADwAAAGRycy9kb3ducmV2LnhtbESPT2vCQBTE74V+h+UVvDWbVkgluoot&#10;KuKl+Ofg8ZF9ZoPZtyG7JvHbu0Khx2FmfsPMFoOtRUetrxwr+EhSEMSF0xWXCk7H9fsEhA/IGmvH&#10;pOBOHhbz15cZ5tr1vKfuEEoRIexzVGBCaHIpfWHIok9cQxy9i2sthijbUuoW+wi3tfxM00xarDgu&#10;GGzox1BxPdysgu1ltzqfCrO5Zv3uuP7NTGfLb6VGb8NyCiLQEP7Df+2tVvA1hueX+APk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9iKdxAAAANsAAAAPAAAAAAAAAAAA&#10;AAAAAKECAABkcnMvZG93bnJldi54bWxQSwUGAAAAAAQABAD5AAAAkgMAAAAA&#10;" strokecolor="#903" strokeweight="39e-5mm"/>
                <v:rect id="Rectangle 72" o:spid="_x0000_s1095" style="position:absolute;left:27781;top:66554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L1IcEA&#10;AADbAAAADwAAAGRycy9kb3ducmV2LnhtbESPzYoCMRCE74LvEFrwphlFdmU0igiCLntx9AGaSc8P&#10;Jp0hic749puFhT0WVfUVtd0P1ogX+dA6VrCYZyCIS6dbrhXcb6fZGkSIyBqNY1LwpgD73Xi0xVy7&#10;nq/0KmItEoRDjgqaGLtcylA2ZDHMXUecvMp5izFJX0vtsU9wa+Qyyz6kxZbTQoMdHRsqH8XTKpC3&#10;4tSvC+Mz97Wsvs3lfK3IKTWdDIcNiEhD/A//tc9awe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bS9SHBAAAA2wAAAA8AAAAAAAAAAAAAAAAAmAIAAGRycy9kb3du&#10;cmV2LnhtbFBLBQYAAAAABAAEAPUAAACGAwAAAAA=&#10;" filled="f" stroked="f">
                  <v:textbox style="mso-fit-shape-to-text:t" inset="0,0,0,0">
                    <w:txbxContent>
                      <w:p w:rsidR="008767E6" w:rsidRDefault="008767E6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2812E8" w:rsidRDefault="002812E8" w:rsidP="002812E8">
      <w:pPr>
        <w:widowControl w:val="0"/>
        <w:jc w:val="center"/>
        <w:rPr>
          <w:rFonts w:cs="Arial"/>
        </w:rPr>
      </w:pPr>
    </w:p>
    <w:bookmarkEnd w:id="10"/>
    <w:p w:rsidR="002812E8" w:rsidRDefault="002812E8" w:rsidP="002812E8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2" w:name="_Toc404692195"/>
      <w:r>
        <w:lastRenderedPageBreak/>
        <w:t>Casos de Uso</w:t>
      </w:r>
      <w:bookmarkEnd w:id="12"/>
    </w:p>
    <w:p w:rsidR="002812E8" w:rsidRDefault="002812E8" w:rsidP="002812E8">
      <w:pPr>
        <w:pStyle w:val="Ttulo2"/>
      </w:pPr>
      <w:bookmarkStart w:id="13" w:name="_Toc404692196"/>
      <w:r>
        <w:t>Incluir Bloqueio Funcionalidade</w:t>
      </w:r>
      <w:bookmarkEnd w:id="13"/>
      <w:r>
        <w:t> </w:t>
      </w:r>
    </w:p>
    <w:p w:rsidR="002812E8" w:rsidRDefault="002812E8" w:rsidP="002812E8">
      <w:pPr>
        <w:pStyle w:val="Ttulo3"/>
        <w:keepNext w:val="0"/>
        <w:widowControl w:val="0"/>
        <w:spacing w:before="120" w:line="240" w:lineRule="auto"/>
      </w:pPr>
      <w:bookmarkStart w:id="14" w:name="_Toc404692197"/>
      <w:r>
        <w:t>Fluxo Básico</w:t>
      </w:r>
      <w:bookmarkEnd w:id="14"/>
    </w:p>
    <w:p w:rsidR="002812E8" w:rsidRDefault="002812E8" w:rsidP="002812E8">
      <w:pPr>
        <w:pStyle w:val="Ttulo4"/>
        <w:keepNext w:val="0"/>
        <w:widowControl w:val="0"/>
        <w:tabs>
          <w:tab w:val="clear" w:pos="1985"/>
        </w:tabs>
        <w:spacing w:line="240" w:lineRule="auto"/>
        <w:ind w:left="2340" w:hanging="900"/>
      </w:pPr>
      <w:r>
        <w:t>O ator solicita a funcionalidade de manutenção de Bloqueio de Funcionalidade.</w:t>
      </w:r>
    </w:p>
    <w:p w:rsidR="002812E8" w:rsidRDefault="002812E8" w:rsidP="002812E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 xml:space="preserve">O ator seleciona a funcionalidade a ser bloqueada segundo descrição do anexo 5.1. </w:t>
      </w:r>
    </w:p>
    <w:p w:rsidR="002812E8" w:rsidRDefault="002812E8" w:rsidP="002812E8">
      <w:pPr>
        <w:pStyle w:val="Ttulo4"/>
        <w:keepNext w:val="0"/>
        <w:widowControl w:val="0"/>
        <w:tabs>
          <w:tab w:val="clear" w:pos="1985"/>
        </w:tabs>
        <w:spacing w:line="240" w:lineRule="auto"/>
        <w:ind w:left="2340" w:hanging="900"/>
      </w:pPr>
      <w:r>
        <w:t>O ator informa os itens de Organograma para os quais a funcionalidade será bloqueada, através do caso de uso “Montar Organograma”. O organograma é montado de acordo com a abrangência do ator.</w:t>
      </w:r>
    </w:p>
    <w:p w:rsidR="002812E8" w:rsidRDefault="002812E8" w:rsidP="002812E8">
      <w:pPr>
        <w:pStyle w:val="Ttulo4"/>
        <w:keepNext w:val="0"/>
        <w:widowControl w:val="0"/>
        <w:tabs>
          <w:tab w:val="clear" w:pos="1985"/>
        </w:tabs>
        <w:spacing w:line="240" w:lineRule="auto"/>
        <w:ind w:left="2340" w:hanging="900"/>
      </w:pPr>
      <w:r>
        <w:t>O ator informa os demais dados e submete a operação.</w:t>
      </w:r>
    </w:p>
    <w:p w:rsidR="002812E8" w:rsidRDefault="002812E8" w:rsidP="002812E8">
      <w:pPr>
        <w:pStyle w:val="Ttulo4"/>
        <w:keepNext w:val="0"/>
        <w:widowControl w:val="0"/>
        <w:tabs>
          <w:tab w:val="clear" w:pos="1985"/>
        </w:tabs>
        <w:spacing w:line="240" w:lineRule="auto"/>
        <w:ind w:left="2340" w:hanging="900"/>
      </w:pPr>
      <w:r>
        <w:t>O sistema valida as informações, processa a operação e exibe a mensagem MSG0050 ("Inclusão efetuada com sucesso!"</w:t>
      </w:r>
      <w:proofErr w:type="gramStart"/>
      <w:r>
        <w:t>)</w:t>
      </w:r>
      <w:proofErr w:type="gramEnd"/>
    </w:p>
    <w:p w:rsidR="002812E8" w:rsidRDefault="002812E8" w:rsidP="002812E8">
      <w:pPr>
        <w:pStyle w:val="Ttulo4"/>
        <w:numPr>
          <w:ilvl w:val="0"/>
          <w:numId w:val="0"/>
        </w:numPr>
        <w:ind w:left="2340" w:hanging="900"/>
      </w:pPr>
    </w:p>
    <w:p w:rsidR="002812E8" w:rsidRDefault="002812E8" w:rsidP="002812E8">
      <w:pPr>
        <w:pStyle w:val="Ttulo2"/>
      </w:pPr>
      <w:r>
        <w:rPr>
          <w:vanish/>
        </w:rPr>
        <w:t xml:space="preserve">UCS231 </w:t>
      </w:r>
      <w:bookmarkStart w:id="15" w:name="_Toc404692198"/>
      <w:r>
        <w:t>Alterar Bloqueio Funcionalidade</w:t>
      </w:r>
      <w:bookmarkEnd w:id="15"/>
      <w:r>
        <w:t> </w:t>
      </w:r>
    </w:p>
    <w:p w:rsidR="002812E8" w:rsidRDefault="002812E8" w:rsidP="002812E8">
      <w:pPr>
        <w:pStyle w:val="Ttulo3"/>
        <w:keepNext w:val="0"/>
        <w:widowControl w:val="0"/>
        <w:spacing w:before="120" w:line="240" w:lineRule="auto"/>
      </w:pPr>
      <w:bookmarkStart w:id="16" w:name="_Toc404692199"/>
      <w:r>
        <w:t>Fluxo Básico</w:t>
      </w:r>
      <w:bookmarkEnd w:id="16"/>
    </w:p>
    <w:p w:rsidR="002812E8" w:rsidRDefault="002812E8" w:rsidP="002812E8">
      <w:pPr>
        <w:pStyle w:val="Ttulo4"/>
        <w:keepNext w:val="0"/>
        <w:widowControl w:val="0"/>
        <w:tabs>
          <w:tab w:val="clear" w:pos="1985"/>
        </w:tabs>
        <w:spacing w:line="240" w:lineRule="auto"/>
        <w:ind w:left="2340" w:hanging="900"/>
      </w:pPr>
      <w:r>
        <w:t>O ator solicita a funcionalidade de manutenção de Bloqueio de Funcionalidade.</w:t>
      </w:r>
    </w:p>
    <w:p w:rsidR="002812E8" w:rsidRDefault="002812E8" w:rsidP="002812E8">
      <w:pPr>
        <w:pStyle w:val="Ttulo4"/>
        <w:keepNext w:val="0"/>
        <w:widowControl w:val="0"/>
        <w:tabs>
          <w:tab w:val="clear" w:pos="1985"/>
        </w:tabs>
        <w:spacing w:line="240" w:lineRule="auto"/>
        <w:ind w:left="2340" w:hanging="900"/>
      </w:pPr>
      <w:r>
        <w:t>O ator informa os demais dados e submete a operação.</w:t>
      </w:r>
    </w:p>
    <w:p w:rsidR="002812E8" w:rsidRDefault="002812E8" w:rsidP="002812E8">
      <w:pPr>
        <w:pStyle w:val="Ttulo4"/>
        <w:keepNext w:val="0"/>
        <w:widowControl w:val="0"/>
        <w:tabs>
          <w:tab w:val="clear" w:pos="1985"/>
        </w:tabs>
        <w:spacing w:line="240" w:lineRule="auto"/>
        <w:ind w:left="2340" w:hanging="900"/>
      </w:pPr>
      <w:r>
        <w:t>O sistema valida as informações, processa a operação e exibe a mensagem MSG0051 ("Alteração efetuada com sucesso!"</w:t>
      </w:r>
      <w:proofErr w:type="gramStart"/>
      <w:r>
        <w:t>)</w:t>
      </w:r>
      <w:proofErr w:type="gramEnd"/>
    </w:p>
    <w:p w:rsidR="002812E8" w:rsidRDefault="002812E8" w:rsidP="002812E8">
      <w:pPr>
        <w:pStyle w:val="Ttulo3"/>
        <w:keepNext w:val="0"/>
        <w:widowControl w:val="0"/>
        <w:spacing w:before="120" w:line="240" w:lineRule="auto"/>
      </w:pPr>
      <w:bookmarkStart w:id="17" w:name="_Toc404692200"/>
      <w:r>
        <w:t>Fluxo Alternativo – Organograma – 4.2.1.3</w:t>
      </w:r>
      <w:bookmarkEnd w:id="17"/>
    </w:p>
    <w:p w:rsidR="002812E8" w:rsidRDefault="002812E8" w:rsidP="002812E8">
      <w:pPr>
        <w:pStyle w:val="Ttulo4"/>
        <w:keepNext w:val="0"/>
        <w:widowControl w:val="0"/>
        <w:tabs>
          <w:tab w:val="clear" w:pos="1985"/>
        </w:tabs>
        <w:spacing w:line="240" w:lineRule="auto"/>
        <w:ind w:left="2340" w:hanging="900"/>
      </w:pPr>
      <w:r>
        <w:t>O ator informa os itens de Organograma para os quais a funcionalidade será bloqueada, através do caso de uso “Montar Organograma”. O organograma é montado de acordo com a abrangência do ator.</w:t>
      </w:r>
    </w:p>
    <w:p w:rsidR="002812E8" w:rsidRDefault="002812E8" w:rsidP="002812E8">
      <w:pPr>
        <w:pStyle w:val="Ttulo4"/>
        <w:keepNext w:val="0"/>
        <w:widowControl w:val="0"/>
        <w:tabs>
          <w:tab w:val="clear" w:pos="1985"/>
        </w:tabs>
        <w:spacing w:line="240" w:lineRule="auto"/>
        <w:ind w:left="2340" w:hanging="900"/>
      </w:pPr>
      <w:r>
        <w:t>Retorna ao item 4.2.1.3.</w:t>
      </w:r>
    </w:p>
    <w:p w:rsidR="002812E8" w:rsidRDefault="002812E8" w:rsidP="002812E8">
      <w:pPr>
        <w:pStyle w:val="Ttulo3"/>
        <w:keepNext w:val="0"/>
        <w:widowControl w:val="0"/>
        <w:spacing w:before="120" w:line="240" w:lineRule="auto"/>
      </w:pPr>
      <w:bookmarkStart w:id="18" w:name="_Toc404692201"/>
      <w:r>
        <w:t>Fluxo Alternativo – Associar Perfil – 4.2.1.3</w:t>
      </w:r>
      <w:bookmarkEnd w:id="18"/>
    </w:p>
    <w:p w:rsidR="002812E8" w:rsidRDefault="002812E8" w:rsidP="002812E8">
      <w:pPr>
        <w:pStyle w:val="Ttulo4"/>
        <w:keepNext w:val="0"/>
        <w:widowControl w:val="0"/>
        <w:tabs>
          <w:tab w:val="clear" w:pos="1985"/>
        </w:tabs>
        <w:spacing w:line="240" w:lineRule="auto"/>
        <w:ind w:left="2340" w:hanging="900"/>
      </w:pPr>
      <w:r>
        <w:t>O ator executa o caso de uso “Associar Perfil a Bloqueio de Funcionalidade”.</w:t>
      </w:r>
    </w:p>
    <w:p w:rsidR="002812E8" w:rsidRDefault="002812E8" w:rsidP="002812E8">
      <w:pPr>
        <w:pStyle w:val="Ttulo4"/>
        <w:keepNext w:val="0"/>
        <w:widowControl w:val="0"/>
        <w:tabs>
          <w:tab w:val="clear" w:pos="1985"/>
        </w:tabs>
        <w:spacing w:line="240" w:lineRule="auto"/>
        <w:ind w:left="2340" w:hanging="900"/>
      </w:pPr>
      <w:r>
        <w:t>Retorna ao item 4.2.1.3.</w:t>
      </w:r>
    </w:p>
    <w:p w:rsidR="002812E8" w:rsidRDefault="002812E8" w:rsidP="002812E8">
      <w:pPr>
        <w:pStyle w:val="Ttulo3"/>
        <w:keepNext w:val="0"/>
        <w:widowControl w:val="0"/>
        <w:spacing w:before="120" w:line="240" w:lineRule="auto"/>
      </w:pPr>
      <w:bookmarkStart w:id="19" w:name="_Toc404692202"/>
      <w:r>
        <w:t>Fluxo Alternativo – Associar Usuário – 4.2.1.3</w:t>
      </w:r>
      <w:bookmarkEnd w:id="19"/>
    </w:p>
    <w:p w:rsidR="002812E8" w:rsidRDefault="002812E8" w:rsidP="002812E8">
      <w:pPr>
        <w:pStyle w:val="Ttulo4"/>
        <w:keepNext w:val="0"/>
        <w:widowControl w:val="0"/>
        <w:tabs>
          <w:tab w:val="clear" w:pos="1985"/>
        </w:tabs>
        <w:spacing w:line="240" w:lineRule="auto"/>
        <w:ind w:left="2340" w:hanging="900"/>
      </w:pPr>
      <w:r>
        <w:t>O ator executa o caso de uso “Associar Usuário a Bloqueio de Funcionalidade”.</w:t>
      </w:r>
    </w:p>
    <w:p w:rsidR="002812E8" w:rsidRDefault="002812E8" w:rsidP="002812E8">
      <w:pPr>
        <w:pStyle w:val="Ttulo4"/>
        <w:keepNext w:val="0"/>
        <w:widowControl w:val="0"/>
        <w:tabs>
          <w:tab w:val="clear" w:pos="1985"/>
        </w:tabs>
        <w:spacing w:line="240" w:lineRule="auto"/>
        <w:ind w:left="2340" w:hanging="900"/>
      </w:pPr>
      <w:r>
        <w:t>Retorna ao item 4.2.1.3.</w:t>
      </w:r>
    </w:p>
    <w:p w:rsidR="002812E8" w:rsidRDefault="002812E8" w:rsidP="002812E8"/>
    <w:p w:rsidR="002812E8" w:rsidRDefault="002812E8" w:rsidP="002812E8">
      <w:pPr>
        <w:pStyle w:val="Ttulo2"/>
      </w:pPr>
      <w:r>
        <w:rPr>
          <w:vanish/>
        </w:rPr>
        <w:lastRenderedPageBreak/>
        <w:t xml:space="preserve">UCS55 </w:t>
      </w:r>
      <w:bookmarkStart w:id="20" w:name="_Toc404692203"/>
      <w:r>
        <w:t>Excluir Bloqueio Funcionalidade</w:t>
      </w:r>
      <w:bookmarkEnd w:id="20"/>
      <w:r>
        <w:t> </w:t>
      </w:r>
    </w:p>
    <w:p w:rsidR="002812E8" w:rsidRDefault="002812E8" w:rsidP="002812E8">
      <w:pPr>
        <w:pStyle w:val="Ttulo3"/>
        <w:keepNext w:val="0"/>
        <w:widowControl w:val="0"/>
        <w:spacing w:before="120" w:line="240" w:lineRule="auto"/>
      </w:pPr>
      <w:bookmarkStart w:id="21" w:name="_Toc404692204"/>
      <w:r>
        <w:t>Fluxo Básico</w:t>
      </w:r>
      <w:bookmarkEnd w:id="21"/>
    </w:p>
    <w:p w:rsidR="002812E8" w:rsidRDefault="002812E8" w:rsidP="002812E8">
      <w:pPr>
        <w:pStyle w:val="Ttulo4"/>
        <w:keepNext w:val="0"/>
        <w:widowControl w:val="0"/>
        <w:tabs>
          <w:tab w:val="clear" w:pos="1985"/>
        </w:tabs>
        <w:spacing w:line="240" w:lineRule="auto"/>
        <w:ind w:left="2340" w:hanging="900"/>
      </w:pPr>
      <w:r>
        <w:t>O ator solicita a Funcionalidade de manutenção de Bloqueio de Funcionalidade.</w:t>
      </w:r>
    </w:p>
    <w:p w:rsidR="002812E8" w:rsidRDefault="002812E8" w:rsidP="002812E8">
      <w:pPr>
        <w:pStyle w:val="Ttulo4"/>
        <w:keepNext w:val="0"/>
        <w:widowControl w:val="0"/>
        <w:tabs>
          <w:tab w:val="clear" w:pos="1985"/>
        </w:tabs>
        <w:spacing w:line="240" w:lineRule="auto"/>
        <w:ind w:left="2340" w:hanging="900"/>
      </w:pPr>
      <w:r>
        <w:t>O ator submete a operação.</w:t>
      </w:r>
    </w:p>
    <w:p w:rsidR="002812E8" w:rsidRDefault="002812E8" w:rsidP="002812E8">
      <w:pPr>
        <w:pStyle w:val="Ttulo4"/>
        <w:keepNext w:val="0"/>
        <w:widowControl w:val="0"/>
        <w:tabs>
          <w:tab w:val="clear" w:pos="1985"/>
        </w:tabs>
        <w:spacing w:line="240" w:lineRule="auto"/>
        <w:ind w:left="2340" w:hanging="900"/>
      </w:pPr>
      <w:r>
        <w:t>O sistema processa a operação e exibe a mensagem MSG0052 ("Exclusão efetuada com sucesso!").</w:t>
      </w:r>
    </w:p>
    <w:p w:rsidR="002812E8" w:rsidRDefault="002812E8" w:rsidP="002812E8"/>
    <w:p w:rsidR="002812E8" w:rsidRDefault="002812E8" w:rsidP="002812E8">
      <w:pPr>
        <w:pStyle w:val="Ttulo2"/>
      </w:pPr>
      <w:r>
        <w:rPr>
          <w:vanish/>
        </w:rPr>
        <w:t xml:space="preserve">UCS218 </w:t>
      </w:r>
      <w:bookmarkStart w:id="22" w:name="_Toc404692205"/>
      <w:r>
        <w:t>Listar Funcionalidade Bloqueada</w:t>
      </w:r>
      <w:bookmarkEnd w:id="22"/>
      <w:r>
        <w:t> </w:t>
      </w:r>
    </w:p>
    <w:p w:rsidR="002812E8" w:rsidRDefault="002812E8" w:rsidP="002812E8">
      <w:pPr>
        <w:pStyle w:val="Ttulo3"/>
        <w:keepNext w:val="0"/>
        <w:widowControl w:val="0"/>
        <w:spacing w:before="120" w:line="240" w:lineRule="auto"/>
      </w:pPr>
      <w:bookmarkStart w:id="23" w:name="_Toc404692206"/>
      <w:r>
        <w:t>Fluxo Básico</w:t>
      </w:r>
      <w:bookmarkEnd w:id="23"/>
    </w:p>
    <w:p w:rsidR="002812E8" w:rsidRDefault="002812E8" w:rsidP="002812E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O ator solicita a funcionalidade de manutenção de Bloqueio de Funcionalidade.</w:t>
      </w:r>
    </w:p>
    <w:p w:rsidR="002812E8" w:rsidRDefault="002812E8" w:rsidP="002812E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 xml:space="preserve">O sistema exibe os filtros de pesquisa. </w:t>
      </w:r>
    </w:p>
    <w:p w:rsidR="002812E8" w:rsidRDefault="002812E8" w:rsidP="002812E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>O ator informa os dados necessários e submete a operação.</w:t>
      </w:r>
    </w:p>
    <w:p w:rsidR="002812E8" w:rsidRDefault="002812E8" w:rsidP="002812E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</w:pPr>
      <w:r>
        <w:t xml:space="preserve">O sistema exibe uma lista das funcionalidades bloqueadas (vide anexo 5.2) pelo ator e seus subordinados de acordo com os filtros informados. </w:t>
      </w:r>
    </w:p>
    <w:p w:rsidR="002812E8" w:rsidRDefault="002812E8" w:rsidP="002812E8"/>
    <w:p w:rsidR="002812E8" w:rsidRDefault="002812E8" w:rsidP="002812E8">
      <w:pPr>
        <w:pStyle w:val="Ttulo2"/>
      </w:pPr>
      <w:bookmarkStart w:id="24" w:name="_Toc404692207"/>
      <w:r>
        <w:t>Exceções comuns ao caso de uso Incluir e Alterar</w:t>
      </w:r>
      <w:bookmarkEnd w:id="24"/>
    </w:p>
    <w:p w:rsidR="002812E8" w:rsidRDefault="002812E8" w:rsidP="002812E8">
      <w:pPr>
        <w:pStyle w:val="Ttulo4"/>
        <w:keepNext w:val="0"/>
        <w:widowControl w:val="0"/>
        <w:tabs>
          <w:tab w:val="clear" w:pos="1985"/>
        </w:tabs>
        <w:spacing w:line="240" w:lineRule="auto"/>
        <w:ind w:left="2340" w:hanging="900"/>
      </w:pPr>
      <w:r>
        <w:t>Tentativa de informar a data/hora inicial menor que a data/hora atual. O sistema exibe a mensagem MSG0143 ("&lt;nome_conceito1&gt; menor que &lt;nome_conceito2&gt;.").</w:t>
      </w:r>
    </w:p>
    <w:p w:rsidR="002812E8" w:rsidRDefault="002812E8" w:rsidP="002812E8">
      <w:pPr>
        <w:pStyle w:val="Ttulo4"/>
        <w:keepNext w:val="0"/>
        <w:widowControl w:val="0"/>
        <w:tabs>
          <w:tab w:val="clear" w:pos="1985"/>
        </w:tabs>
        <w:spacing w:line="240" w:lineRule="auto"/>
        <w:ind w:left="2340" w:hanging="900"/>
      </w:pPr>
      <w:r>
        <w:t>Tentativa de informar a data/hora final menor que a data/hora inicial. O sistema exibe a mensagem MSG0143 ("&lt;nome_conceito1&gt; menor que &lt;nome_conceito2&gt;.").</w:t>
      </w:r>
    </w:p>
    <w:p w:rsidR="002812E8" w:rsidRDefault="002812E8" w:rsidP="002812E8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340" w:hanging="900"/>
        <w:rPr>
          <w:ins w:id="25" w:author="frank.brandolff" w:date="2005-12-20T16:57:00Z"/>
        </w:rPr>
      </w:pPr>
      <w:r>
        <w:t>Tentativa de incluir/alterar um bloqueio sem informar nenhuma unidade organizacional. O sistema exibe a mensagem MSG0574 ("&lt;</w:t>
      </w:r>
      <w:proofErr w:type="spellStart"/>
      <w:r>
        <w:t>nome_da_operação</w:t>
      </w:r>
      <w:proofErr w:type="spellEnd"/>
      <w:r>
        <w:t xml:space="preserve">&gt; não realizada. </w:t>
      </w:r>
      <w:proofErr w:type="gramStart"/>
      <w:r>
        <w:t>Nenhum(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selecionado(a).").</w:t>
      </w:r>
    </w:p>
    <w:p w:rsidR="002812E8" w:rsidRDefault="002812E8" w:rsidP="002812E8"/>
    <w:p w:rsidR="002812E8" w:rsidRDefault="002812E8" w:rsidP="002812E8"/>
    <w:p w:rsidR="008767E6" w:rsidRDefault="008767E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26" w:name="_Toc91234987"/>
      <w:bookmarkStart w:id="27" w:name="_Toc91236521"/>
      <w:bookmarkStart w:id="28" w:name="_Toc77584298"/>
      <w:r>
        <w:br w:type="page"/>
      </w:r>
    </w:p>
    <w:p w:rsidR="002812E8" w:rsidRDefault="002812E8" w:rsidP="002812E8">
      <w:pPr>
        <w:pStyle w:val="Ttulo1"/>
        <w:keepNext w:val="0"/>
        <w:widowControl w:val="0"/>
        <w:spacing w:before="0" w:line="240" w:lineRule="auto"/>
      </w:pPr>
      <w:bookmarkStart w:id="29" w:name="_Toc404692208"/>
      <w:r>
        <w:lastRenderedPageBreak/>
        <w:t>Anexos</w:t>
      </w:r>
      <w:bookmarkEnd w:id="26"/>
      <w:bookmarkEnd w:id="27"/>
      <w:bookmarkEnd w:id="29"/>
    </w:p>
    <w:p w:rsidR="002812E8" w:rsidRDefault="002812E8" w:rsidP="002812E8">
      <w:pPr>
        <w:pStyle w:val="Ttulo2"/>
        <w:widowControl w:val="0"/>
        <w:spacing w:before="0" w:after="0" w:line="240" w:lineRule="auto"/>
        <w:ind w:left="1260" w:hanging="720"/>
      </w:pPr>
      <w:bookmarkStart w:id="30" w:name="_Toc404692209"/>
      <w:bookmarkEnd w:id="28"/>
      <w:r>
        <w:t>Relação das Funcionalidades para bloqueio</w:t>
      </w:r>
      <w:bookmarkEnd w:id="30"/>
    </w:p>
    <w:p w:rsidR="002812E8" w:rsidRDefault="002812E8" w:rsidP="002812E8">
      <w:pPr>
        <w:pStyle w:val="Recuodecorpodetexto"/>
        <w:ind w:left="1080"/>
        <w:jc w:val="both"/>
      </w:pPr>
      <w:r>
        <w:t>O bloqueio não tem efeito no ator que realizou o bloqueio, nem em seus superiores.</w:t>
      </w:r>
    </w:p>
    <w:p w:rsidR="002812E8" w:rsidRDefault="002812E8" w:rsidP="002812E8">
      <w:pPr>
        <w:pStyle w:val="Recuodecorpodetexto"/>
        <w:ind w:left="1080"/>
        <w:jc w:val="both"/>
      </w:pPr>
    </w:p>
    <w:p w:rsidR="002812E8" w:rsidRDefault="002812E8" w:rsidP="002812E8">
      <w:pPr>
        <w:pStyle w:val="Ttulo2"/>
        <w:widowControl w:val="0"/>
        <w:spacing w:before="0" w:after="0" w:line="240" w:lineRule="auto"/>
        <w:ind w:left="1260" w:hanging="720"/>
      </w:pPr>
      <w:bookmarkStart w:id="31" w:name="_Toc404692210"/>
      <w:r>
        <w:t>Relação das funcionalidades bloqueadas</w:t>
      </w:r>
      <w:bookmarkEnd w:id="31"/>
    </w:p>
    <w:p w:rsidR="002812E8" w:rsidRDefault="002812E8" w:rsidP="002812E8">
      <w:pPr>
        <w:pStyle w:val="Recuodecorpodetexto"/>
        <w:ind w:left="1080"/>
        <w:jc w:val="both"/>
      </w:pPr>
      <w:r>
        <w:t xml:space="preserve">Para Desbloqueio, a listagem deve conter apenas as funcionalidades bloqueadas pelo ator e as funcionalidades bloqueadas por seus subordinados, com a data/hora </w:t>
      </w:r>
      <w:proofErr w:type="gramStart"/>
      <w:r>
        <w:t>finais maior</w:t>
      </w:r>
      <w:proofErr w:type="gramEnd"/>
      <w:r>
        <w:t xml:space="preserve"> que a data/hora atual, quando possuir.</w:t>
      </w:r>
    </w:p>
    <w:p w:rsidR="002812E8" w:rsidRDefault="002812E8" w:rsidP="002812E8"/>
    <w:p w:rsidR="002812E8" w:rsidRDefault="002812E8" w:rsidP="002812E8"/>
    <w:p w:rsidR="002812E8" w:rsidRDefault="002812E8" w:rsidP="002812E8">
      <w:pPr>
        <w:widowControl w:val="0"/>
        <w:ind w:left="540"/>
        <w:rPr>
          <w:rFonts w:cs="Arial"/>
        </w:rPr>
      </w:pPr>
    </w:p>
    <w:p w:rsidR="002812E8" w:rsidRDefault="002812E8" w:rsidP="002812E8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r>
        <w:br w:type="page"/>
      </w:r>
      <w:bookmarkStart w:id="32" w:name="_Toc404692211"/>
      <w:r>
        <w:lastRenderedPageBreak/>
        <w:t>Revisões</w:t>
      </w:r>
      <w:bookmarkEnd w:id="32"/>
    </w:p>
    <w:p w:rsidR="002812E8" w:rsidRDefault="002812E8" w:rsidP="002812E8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2812E8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2812E8" w:rsidRPr="002812E8" w:rsidRDefault="002812E8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812E8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2812E8" w:rsidRPr="002812E8" w:rsidRDefault="002812E8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812E8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812E8" w:rsidRPr="002812E8" w:rsidRDefault="002812E8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812E8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812E8" w:rsidRPr="002812E8" w:rsidRDefault="002812E8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2812E8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812E8" w:rsidRPr="002812E8" w:rsidRDefault="002812E8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2812E8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2812E8" w:rsidTr="00CE0970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8767E6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812E8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Pr="008767E6" w:rsidRDefault="002812E8" w:rsidP="008767E6">
            <w:pPr>
              <w:widowControl w:val="0"/>
              <w:ind w:left="0"/>
              <w:rPr>
                <w:rFonts w:cs="Arial"/>
                <w:sz w:val="16"/>
              </w:rPr>
            </w:pPr>
            <w:r w:rsidRPr="008767E6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812E8" w:rsidTr="00CE0970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Pr="008767E6" w:rsidRDefault="002812E8" w:rsidP="008767E6">
            <w:pPr>
              <w:widowControl w:val="0"/>
              <w:ind w:left="0"/>
              <w:rPr>
                <w:rFonts w:cs="Arial"/>
                <w:sz w:val="16"/>
              </w:rPr>
            </w:pPr>
            <w:r w:rsidRPr="008767E6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812E8" w:rsidTr="00CE0970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2E8" w:rsidRDefault="002812E8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Pr="008767E6" w:rsidRDefault="002812E8" w:rsidP="008767E6">
            <w:pPr>
              <w:widowControl w:val="0"/>
              <w:ind w:left="0"/>
              <w:rPr>
                <w:rFonts w:cs="Arial"/>
                <w:sz w:val="16"/>
              </w:rPr>
            </w:pPr>
            <w:r w:rsidRPr="008767E6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812E8" w:rsidTr="00CE0970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812E8" w:rsidRDefault="002812E8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2E8" w:rsidRPr="008767E6" w:rsidRDefault="002812E8" w:rsidP="008767E6">
            <w:pPr>
              <w:widowControl w:val="0"/>
              <w:ind w:left="0"/>
              <w:rPr>
                <w:rFonts w:cs="Arial"/>
                <w:sz w:val="16"/>
              </w:rPr>
            </w:pPr>
            <w:r w:rsidRPr="008767E6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812E8" w:rsidTr="00CE0970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2E8" w:rsidRPr="008767E6" w:rsidRDefault="002812E8" w:rsidP="008767E6">
            <w:pPr>
              <w:widowControl w:val="0"/>
              <w:ind w:left="0"/>
              <w:rPr>
                <w:rFonts w:cs="Arial"/>
                <w:sz w:val="16"/>
              </w:rPr>
            </w:pPr>
            <w:r w:rsidRPr="008767E6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812E8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812E8" w:rsidRDefault="002812E8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Pr="008767E6" w:rsidRDefault="002812E8" w:rsidP="008767E6">
            <w:pPr>
              <w:widowControl w:val="0"/>
              <w:ind w:left="0"/>
              <w:rPr>
                <w:rFonts w:cs="Arial"/>
                <w:sz w:val="16"/>
              </w:rPr>
            </w:pPr>
            <w:r w:rsidRPr="008767E6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812E8" w:rsidTr="00CE0970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812E8" w:rsidRDefault="002812E8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Pr="008767E6" w:rsidRDefault="002812E8" w:rsidP="008767E6">
            <w:pPr>
              <w:widowControl w:val="0"/>
              <w:ind w:left="0"/>
              <w:rPr>
                <w:rFonts w:cs="Arial"/>
                <w:sz w:val="16"/>
              </w:rPr>
            </w:pPr>
            <w:r w:rsidRPr="008767E6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812E8" w:rsidTr="00CE0970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812E8" w:rsidRDefault="002812E8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Pr="008767E6" w:rsidRDefault="002812E8" w:rsidP="008767E6">
            <w:pPr>
              <w:widowControl w:val="0"/>
              <w:ind w:left="0"/>
              <w:rPr>
                <w:rFonts w:cs="Arial"/>
                <w:sz w:val="16"/>
              </w:rPr>
            </w:pPr>
            <w:r w:rsidRPr="008767E6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812E8" w:rsidTr="00CE0970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812E8" w:rsidRDefault="002812E8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Pr="008767E6" w:rsidRDefault="002812E8" w:rsidP="008767E6">
            <w:pPr>
              <w:widowControl w:val="0"/>
              <w:ind w:left="0"/>
              <w:rPr>
                <w:rFonts w:cs="Arial"/>
                <w:sz w:val="16"/>
              </w:rPr>
            </w:pPr>
            <w:r w:rsidRPr="008767E6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812E8" w:rsidTr="00CE0970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812E8" w:rsidRDefault="002812E8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Pr="008767E6" w:rsidRDefault="002812E8" w:rsidP="008767E6">
            <w:pPr>
              <w:widowControl w:val="0"/>
              <w:ind w:left="0"/>
              <w:rPr>
                <w:rFonts w:cs="Arial"/>
                <w:sz w:val="16"/>
              </w:rPr>
            </w:pPr>
            <w:r w:rsidRPr="008767E6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812E8" w:rsidTr="00CE0970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2812E8" w:rsidRDefault="002812E8" w:rsidP="00CE097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Pr="008767E6" w:rsidRDefault="002812E8" w:rsidP="008767E6">
            <w:pPr>
              <w:widowControl w:val="0"/>
              <w:ind w:left="0"/>
              <w:rPr>
                <w:rFonts w:cs="Arial"/>
                <w:sz w:val="16"/>
              </w:rPr>
            </w:pPr>
            <w:r w:rsidRPr="008767E6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812E8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Pr="008767E6" w:rsidRDefault="002812E8" w:rsidP="008767E6">
            <w:pPr>
              <w:widowControl w:val="0"/>
              <w:ind w:left="0"/>
              <w:rPr>
                <w:rFonts w:cs="Arial"/>
                <w:sz w:val="16"/>
              </w:rPr>
            </w:pPr>
            <w:r w:rsidRPr="008767E6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812E8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Pr="008767E6" w:rsidRDefault="002812E8" w:rsidP="008767E6">
            <w:pPr>
              <w:widowControl w:val="0"/>
              <w:ind w:left="0"/>
              <w:rPr>
                <w:rFonts w:cs="Arial"/>
                <w:sz w:val="16"/>
              </w:rPr>
            </w:pPr>
            <w:r w:rsidRPr="008767E6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2812E8" w:rsidTr="00CE0970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812E8" w:rsidRDefault="002812E8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812E8" w:rsidRDefault="002812E8" w:rsidP="008767E6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2812E8" w:rsidRDefault="002812E8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2812E8" w:rsidRDefault="002812E8" w:rsidP="002812E8">
      <w:pPr>
        <w:widowControl w:val="0"/>
        <w:rPr>
          <w:rFonts w:cs="Arial"/>
        </w:rPr>
      </w:pPr>
    </w:p>
    <w:p w:rsidR="002812E8" w:rsidRDefault="002812E8" w:rsidP="002812E8">
      <w:pPr>
        <w:widowControl w:val="0"/>
        <w:rPr>
          <w:rFonts w:cs="Arial"/>
        </w:rPr>
      </w:pPr>
    </w:p>
    <w:p w:rsidR="00F41655" w:rsidRPr="002812E8" w:rsidRDefault="00F41655" w:rsidP="002812E8"/>
    <w:sectPr w:rsidR="00F41655" w:rsidRPr="002812E8" w:rsidSect="00BD35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12E8" w:rsidRDefault="002812E8" w:rsidP="002908D9">
      <w:r>
        <w:separator/>
      </w:r>
    </w:p>
  </w:endnote>
  <w:endnote w:type="continuationSeparator" w:id="0">
    <w:p w:rsidR="002812E8" w:rsidRDefault="002812E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767E6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812E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Frank </w:t>
          </w:r>
          <w:proofErr w:type="spellStart"/>
          <w:r>
            <w:rPr>
              <w:sz w:val="20"/>
              <w:szCs w:val="20"/>
            </w:rPr>
            <w:t>Gindri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Brandolff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2812E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Emran</w:t>
          </w:r>
          <w:proofErr w:type="spellEnd"/>
          <w:r>
            <w:rPr>
              <w:sz w:val="20"/>
              <w:szCs w:val="20"/>
            </w:rPr>
            <w:t xml:space="preserve"> Omar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812E8">
            <w:rPr>
              <w:b/>
              <w:sz w:val="20"/>
              <w:szCs w:val="20"/>
            </w:rPr>
            <w:t>Segurança</w:t>
          </w:r>
          <w:r w:rsidR="00010C94">
            <w:rPr>
              <w:b/>
              <w:sz w:val="20"/>
              <w:szCs w:val="20"/>
            </w:rPr>
            <w:t xml:space="preserve"> - &lt;</w:t>
          </w:r>
          <w:proofErr w:type="spellStart"/>
          <w:proofErr w:type="gramStart"/>
          <w:r w:rsidR="00010C94">
            <w:rPr>
              <w:b/>
              <w:sz w:val="20"/>
              <w:szCs w:val="20"/>
            </w:rPr>
            <w:t>Sub-módulo</w:t>
          </w:r>
          <w:proofErr w:type="spellEnd"/>
          <w:proofErr w:type="gramEnd"/>
          <w:r w:rsidR="00010C94">
            <w:rPr>
              <w:b/>
              <w:sz w:val="20"/>
              <w:szCs w:val="20"/>
            </w:rPr>
            <w:t xml:space="preserve">&gt; - </w:t>
          </w:r>
          <w:r w:rsidR="00BD3501" w:rsidRPr="00BD3501">
            <w:rPr>
              <w:b/>
              <w:sz w:val="20"/>
              <w:szCs w:val="20"/>
            </w:rPr>
            <w:t xml:space="preserve">UCS </w:t>
          </w:r>
          <w:r w:rsidR="002812E8">
            <w:rPr>
              <w:b/>
              <w:sz w:val="20"/>
              <w:szCs w:val="20"/>
            </w:rPr>
            <w:t>UCS0225</w:t>
          </w:r>
          <w:r w:rsidR="00BD3501" w:rsidRPr="00BD3501">
            <w:rPr>
              <w:b/>
              <w:sz w:val="20"/>
              <w:szCs w:val="20"/>
            </w:rPr>
            <w:t xml:space="preserve"> - &lt;Nome do caso de uso&gt;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12E8" w:rsidRDefault="002812E8" w:rsidP="002908D9">
      <w:r>
        <w:separator/>
      </w:r>
    </w:p>
  </w:footnote>
  <w:footnote w:type="continuationSeparator" w:id="0">
    <w:p w:rsidR="002812E8" w:rsidRDefault="002812E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12E8" w:rsidRDefault="002812E8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9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2E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812E8"/>
    <w:rsid w:val="00290019"/>
    <w:rsid w:val="002908D9"/>
    <w:rsid w:val="002D336A"/>
    <w:rsid w:val="003274E5"/>
    <w:rsid w:val="003328F5"/>
    <w:rsid w:val="00374B36"/>
    <w:rsid w:val="0037750D"/>
    <w:rsid w:val="00381644"/>
    <w:rsid w:val="003F27F3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E538E"/>
    <w:rsid w:val="00772123"/>
    <w:rsid w:val="007A4B3D"/>
    <w:rsid w:val="007E2985"/>
    <w:rsid w:val="00845060"/>
    <w:rsid w:val="008767E6"/>
    <w:rsid w:val="008806C7"/>
    <w:rsid w:val="0091194C"/>
    <w:rsid w:val="009123FD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812E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812E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812E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812E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812E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812E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812E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812E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812E8"/>
    <w:pPr>
      <w:ind w:left="0"/>
    </w:pPr>
  </w:style>
  <w:style w:type="paragraph" w:styleId="ndicedeilustraes">
    <w:name w:val="table of figures"/>
    <w:basedOn w:val="Normal"/>
    <w:next w:val="Normal"/>
    <w:semiHidden/>
    <w:rsid w:val="002812E8"/>
  </w:style>
  <w:style w:type="paragraph" w:styleId="Sumrio2">
    <w:name w:val="toc 2"/>
    <w:basedOn w:val="Normal"/>
    <w:next w:val="Normal"/>
    <w:autoRedefine/>
    <w:uiPriority w:val="39"/>
    <w:rsid w:val="002812E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812E8"/>
    <w:pPr>
      <w:ind w:left="480"/>
    </w:pPr>
  </w:style>
  <w:style w:type="character" w:styleId="Hyperlink">
    <w:name w:val="Hyperlink"/>
    <w:basedOn w:val="Fontepargpadro"/>
    <w:uiPriority w:val="99"/>
    <w:rsid w:val="002812E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812E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812E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812E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812E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812E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812E8"/>
    <w:rPr>
      <w:sz w:val="16"/>
    </w:rPr>
  </w:style>
  <w:style w:type="character" w:styleId="Nmerodepgina">
    <w:name w:val="page number"/>
    <w:basedOn w:val="Fontepargpadro"/>
    <w:rsid w:val="002812E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812E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812E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812E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812E8"/>
  </w:style>
  <w:style w:type="paragraph" w:styleId="Corpodetexto">
    <w:name w:val="Body Text"/>
    <w:basedOn w:val="Normal"/>
    <w:link w:val="CorpodetextoChar"/>
    <w:rsid w:val="002812E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812E8"/>
    <w:rPr>
      <w:rFonts w:eastAsia="Arial Unicode MS"/>
    </w:rPr>
  </w:style>
  <w:style w:type="paragraph" w:customStyle="1" w:styleId="tabletext">
    <w:name w:val="tabletext"/>
    <w:basedOn w:val="Normal"/>
    <w:rsid w:val="002812E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812E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812E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812E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812E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812E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812E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812E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812E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812E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812E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812E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812E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812E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812E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812E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812E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812E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812E8"/>
    <w:pPr>
      <w:ind w:left="0"/>
    </w:pPr>
  </w:style>
  <w:style w:type="paragraph" w:styleId="ndicedeilustraes">
    <w:name w:val="table of figures"/>
    <w:basedOn w:val="Normal"/>
    <w:next w:val="Normal"/>
    <w:semiHidden/>
    <w:rsid w:val="002812E8"/>
  </w:style>
  <w:style w:type="paragraph" w:styleId="Sumrio2">
    <w:name w:val="toc 2"/>
    <w:basedOn w:val="Normal"/>
    <w:next w:val="Normal"/>
    <w:autoRedefine/>
    <w:uiPriority w:val="39"/>
    <w:rsid w:val="002812E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812E8"/>
    <w:pPr>
      <w:ind w:left="480"/>
    </w:pPr>
  </w:style>
  <w:style w:type="character" w:styleId="Hyperlink">
    <w:name w:val="Hyperlink"/>
    <w:basedOn w:val="Fontepargpadro"/>
    <w:uiPriority w:val="99"/>
    <w:rsid w:val="002812E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812E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812E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812E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812E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812E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812E8"/>
    <w:rPr>
      <w:sz w:val="16"/>
    </w:rPr>
  </w:style>
  <w:style w:type="character" w:styleId="Nmerodepgina">
    <w:name w:val="page number"/>
    <w:basedOn w:val="Fontepargpadro"/>
    <w:rsid w:val="002812E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812E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812E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812E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812E8"/>
  </w:style>
  <w:style w:type="paragraph" w:styleId="Corpodetexto">
    <w:name w:val="Body Text"/>
    <w:basedOn w:val="Normal"/>
    <w:link w:val="CorpodetextoChar"/>
    <w:rsid w:val="002812E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812E8"/>
    <w:rPr>
      <w:rFonts w:eastAsia="Arial Unicode MS"/>
    </w:rPr>
  </w:style>
  <w:style w:type="paragraph" w:customStyle="1" w:styleId="tabletext">
    <w:name w:val="tabletext"/>
    <w:basedOn w:val="Normal"/>
    <w:rsid w:val="002812E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812E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812E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812E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812E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812E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812E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812E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812E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812E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75827E-B443-4093-B992-786C359C1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9</Pages>
  <Words>1033</Words>
  <Characters>7267</Characters>
  <Application>Microsoft Office Word</Application>
  <DocSecurity>0</DocSecurity>
  <Lines>60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8284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2014-11-08T21:10:00Z</cp:lastPrinted>
  <dcterms:created xsi:type="dcterms:W3CDTF">2014-11-08T21:09:00Z</dcterms:created>
  <dcterms:modified xsi:type="dcterms:W3CDTF">2014-11-25T17:21:00Z</dcterms:modified>
</cp:coreProperties>
</file>