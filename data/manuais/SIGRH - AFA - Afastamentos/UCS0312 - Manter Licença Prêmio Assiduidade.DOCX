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BF8" w:rsidRDefault="00AE2BF8" w:rsidP="00510CA9">
      <w:pPr>
        <w:pStyle w:val="tabletext"/>
        <w:widowControl w:val="0"/>
        <w:spacing w:after="0" w:line="240" w:lineRule="auto"/>
        <w:rPr>
          <w:rFonts w:ascii="Arial" w:eastAsia="Times New Roman" w:hAnsi="Arial" w:cs="Arial"/>
          <w:szCs w:val="24"/>
        </w:rPr>
      </w:pPr>
    </w:p>
    <w:p w:rsidR="00AE2BF8" w:rsidRDefault="00AE2BF8" w:rsidP="00510CA9">
      <w:pPr>
        <w:widowControl w:val="0"/>
        <w:ind w:left="0"/>
        <w:rPr>
          <w:rFonts w:cs="Arial"/>
          <w:sz w:val="20"/>
        </w:rPr>
      </w:pPr>
    </w:p>
    <w:p w:rsidR="00AE2BF8" w:rsidRDefault="00AE2BF8" w:rsidP="00510CA9">
      <w:pPr>
        <w:widowControl w:val="0"/>
        <w:ind w:left="0"/>
        <w:rPr>
          <w:rFonts w:cs="Arial"/>
          <w:sz w:val="20"/>
        </w:rPr>
      </w:pPr>
    </w:p>
    <w:p w:rsidR="00AE2BF8" w:rsidRDefault="00AE2BF8" w:rsidP="00510CA9">
      <w:pPr>
        <w:widowControl w:val="0"/>
        <w:ind w:left="0"/>
        <w:rPr>
          <w:rFonts w:cs="Arial"/>
          <w:sz w:val="20"/>
        </w:rPr>
      </w:pPr>
    </w:p>
    <w:p w:rsidR="00AE2BF8" w:rsidRDefault="00AE2BF8" w:rsidP="00510CA9">
      <w:pPr>
        <w:widowControl w:val="0"/>
        <w:ind w:left="0"/>
        <w:rPr>
          <w:rFonts w:cs="Arial"/>
          <w:sz w:val="20"/>
        </w:rPr>
      </w:pPr>
    </w:p>
    <w:p w:rsidR="00AE2BF8" w:rsidRDefault="00AE2BF8" w:rsidP="00510CA9">
      <w:pPr>
        <w:pStyle w:val="tabletext"/>
        <w:widowControl w:val="0"/>
        <w:spacing w:after="0" w:line="240" w:lineRule="auto"/>
        <w:rPr>
          <w:rFonts w:ascii="Arial" w:eastAsia="Times New Roman" w:hAnsi="Arial" w:cs="Arial"/>
          <w:szCs w:val="24"/>
        </w:rPr>
      </w:pPr>
    </w:p>
    <w:p w:rsidR="00AE2BF8" w:rsidRDefault="00AE2BF8" w:rsidP="00510CA9">
      <w:pPr>
        <w:widowControl w:val="0"/>
        <w:ind w:left="0"/>
        <w:rPr>
          <w:rFonts w:cs="Arial"/>
          <w:sz w:val="20"/>
          <w:u w:val="single"/>
        </w:rPr>
      </w:pPr>
    </w:p>
    <w:p w:rsidR="00AE2BF8" w:rsidRDefault="00AE2BF8" w:rsidP="00510CA9">
      <w:pPr>
        <w:pStyle w:val="tabletext"/>
        <w:widowControl w:val="0"/>
        <w:spacing w:after="0" w:line="240" w:lineRule="auto"/>
        <w:rPr>
          <w:rFonts w:ascii="Arial" w:eastAsia="Times New Roman" w:hAnsi="Arial" w:cs="Arial"/>
          <w:szCs w:val="24"/>
        </w:rPr>
      </w:pPr>
    </w:p>
    <w:p w:rsidR="00AE2BF8" w:rsidRDefault="00AE2BF8" w:rsidP="00510CA9">
      <w:pPr>
        <w:widowControl w:val="0"/>
        <w:ind w:left="0"/>
        <w:rPr>
          <w:rFonts w:cs="Arial"/>
          <w:sz w:val="20"/>
        </w:rPr>
      </w:pPr>
    </w:p>
    <w:p w:rsidR="00AE2BF8" w:rsidRDefault="00AE2BF8" w:rsidP="00510CA9">
      <w:pPr>
        <w:widowControl w:val="0"/>
        <w:ind w:left="0"/>
        <w:rPr>
          <w:rFonts w:cs="Arial"/>
          <w:sz w:val="20"/>
        </w:rPr>
      </w:pPr>
    </w:p>
    <w:p w:rsidR="00AE2BF8" w:rsidRDefault="00AE2BF8" w:rsidP="00510CA9">
      <w:pPr>
        <w:widowControl w:val="0"/>
        <w:ind w:left="0"/>
        <w:rPr>
          <w:rFonts w:cs="Arial"/>
          <w:sz w:val="20"/>
        </w:rPr>
      </w:pPr>
    </w:p>
    <w:p w:rsidR="00AE2BF8" w:rsidRDefault="00AE2BF8" w:rsidP="00510CA9">
      <w:pPr>
        <w:pStyle w:val="tabletext"/>
        <w:widowControl w:val="0"/>
        <w:spacing w:after="0" w:line="240" w:lineRule="auto"/>
        <w:rPr>
          <w:rFonts w:ascii="Arial" w:eastAsia="Times New Roman" w:hAnsi="Arial" w:cs="Arial"/>
          <w:szCs w:val="24"/>
        </w:rPr>
      </w:pPr>
    </w:p>
    <w:p w:rsidR="00AE2BF8" w:rsidRDefault="00AE2BF8" w:rsidP="00510CA9">
      <w:pPr>
        <w:widowControl w:val="0"/>
        <w:ind w:left="0"/>
        <w:rPr>
          <w:rFonts w:cs="Arial"/>
          <w:sz w:val="20"/>
        </w:rPr>
      </w:pPr>
    </w:p>
    <w:p w:rsidR="00AE2BF8" w:rsidRDefault="00AE2BF8" w:rsidP="00510CA9">
      <w:pPr>
        <w:widowControl w:val="0"/>
        <w:ind w:left="0"/>
        <w:rPr>
          <w:rFonts w:cs="Arial"/>
          <w:sz w:val="20"/>
        </w:rPr>
      </w:pPr>
    </w:p>
    <w:p w:rsidR="00AE2BF8" w:rsidRDefault="00AE2BF8" w:rsidP="00510CA9">
      <w:pPr>
        <w:widowControl w:val="0"/>
        <w:ind w:left="0"/>
        <w:rPr>
          <w:rFonts w:cs="Arial"/>
        </w:rPr>
      </w:pPr>
    </w:p>
    <w:p w:rsidR="00AE2BF8" w:rsidRPr="00510CA9" w:rsidRDefault="00510CA9" w:rsidP="00510CA9">
      <w:pPr>
        <w:widowControl w:val="0"/>
        <w:ind w:left="0"/>
        <w:jc w:val="right"/>
        <w:rPr>
          <w:b/>
          <w:color w:val="000080"/>
          <w:sz w:val="32"/>
        </w:rPr>
      </w:pPr>
      <w:r w:rsidRPr="00510CA9">
        <w:rPr>
          <w:b/>
          <w:color w:val="000080"/>
          <w:sz w:val="32"/>
        </w:rPr>
        <w:t>Sistema Integrado de Gestão de Recursos Humano</w:t>
      </w:r>
    </w:p>
    <w:p w:rsidR="00AE2BF8" w:rsidRPr="00AE2BF8" w:rsidRDefault="00AE2BF8" w:rsidP="00510CA9">
      <w:pPr>
        <w:widowControl w:val="0"/>
        <w:ind w:left="0"/>
        <w:jc w:val="right"/>
        <w:rPr>
          <w:rFonts w:cs="Arial"/>
          <w:b/>
          <w:bCs/>
          <w:color w:val="000080"/>
        </w:rPr>
      </w:pPr>
    </w:p>
    <w:p w:rsidR="00AE2BF8" w:rsidRDefault="00D75292" w:rsidP="00510CA9">
      <w:pPr>
        <w:pStyle w:val="Capa"/>
        <w:ind w:left="0"/>
      </w:pPr>
      <w:r w:rsidRPr="00D75292">
        <w:t>UCS0312 – Manter Licença Prêmio Assiduidade</w:t>
      </w:r>
    </w:p>
    <w:p w:rsidR="00AE2BF8" w:rsidRDefault="00AE2BF8" w:rsidP="00510CA9">
      <w:pPr>
        <w:pStyle w:val="Corpodetexto3"/>
        <w:widowControl w:val="0"/>
        <w:spacing w:after="0"/>
        <w:rPr>
          <w:rFonts w:cs="Arial"/>
        </w:rPr>
      </w:pPr>
      <w:r>
        <w:rPr>
          <w:b w:val="0"/>
        </w:rPr>
        <w:br w:type="page"/>
      </w:r>
    </w:p>
    <w:p w:rsidR="00AE2BF8" w:rsidRPr="00AE2BF8" w:rsidRDefault="00AE2BF8" w:rsidP="00AE2BF8">
      <w:pPr>
        <w:pStyle w:val="Corpodetexto3"/>
        <w:widowControl w:val="0"/>
        <w:spacing w:after="0"/>
        <w:rPr>
          <w:rFonts w:cs="Arial"/>
        </w:rPr>
      </w:pPr>
      <w:r w:rsidRPr="00AE2BF8">
        <w:rPr>
          <w:rFonts w:cs="Arial"/>
        </w:rPr>
        <w:lastRenderedPageBreak/>
        <w:t>Histórico de Revisões</w:t>
      </w:r>
    </w:p>
    <w:p w:rsidR="00AE2BF8" w:rsidRDefault="00AE2BF8" w:rsidP="00AE2BF8">
      <w:pPr>
        <w:widowControl w:val="0"/>
        <w:rPr>
          <w:rFonts w:cs="Arial"/>
          <w:b/>
          <w:bCs/>
          <w:sz w:val="28"/>
        </w:rPr>
      </w:pPr>
    </w:p>
    <w:tbl>
      <w:tblPr>
        <w:tblW w:w="9639" w:type="dxa"/>
        <w:tblInd w:w="-572"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41"/>
        <w:gridCol w:w="999"/>
        <w:gridCol w:w="4648"/>
        <w:gridCol w:w="2551"/>
      </w:tblGrid>
      <w:tr w:rsidR="00510CA9" w:rsidRPr="00510CA9" w:rsidTr="00510CA9">
        <w:tc>
          <w:tcPr>
            <w:tcW w:w="1441" w:type="dxa"/>
            <w:tcBorders>
              <w:top w:val="single" w:sz="4" w:space="0" w:color="auto"/>
              <w:left w:val="single" w:sz="4" w:space="0" w:color="auto"/>
              <w:bottom w:val="single" w:sz="4" w:space="0" w:color="auto"/>
              <w:right w:val="single" w:sz="4" w:space="0" w:color="auto"/>
            </w:tcBorders>
          </w:tcPr>
          <w:p w:rsidR="00510CA9" w:rsidRPr="00510CA9" w:rsidRDefault="00510CA9" w:rsidP="00510CA9">
            <w:pPr>
              <w:widowControl w:val="0"/>
              <w:ind w:left="0"/>
              <w:jc w:val="center"/>
              <w:rPr>
                <w:rFonts w:cs="Arial"/>
                <w:b/>
                <w:bCs/>
                <w:sz w:val="20"/>
                <w:szCs w:val="20"/>
              </w:rPr>
            </w:pPr>
            <w:r w:rsidRPr="00510CA9">
              <w:rPr>
                <w:rFonts w:cs="Arial"/>
                <w:b/>
                <w:bCs/>
                <w:sz w:val="20"/>
                <w:szCs w:val="20"/>
              </w:rPr>
              <w:t>Data</w:t>
            </w:r>
          </w:p>
        </w:tc>
        <w:tc>
          <w:tcPr>
            <w:tcW w:w="999" w:type="dxa"/>
            <w:tcBorders>
              <w:top w:val="single" w:sz="4" w:space="0" w:color="auto"/>
              <w:left w:val="single" w:sz="4" w:space="0" w:color="auto"/>
              <w:bottom w:val="single" w:sz="4" w:space="0" w:color="auto"/>
              <w:right w:val="single" w:sz="4" w:space="0" w:color="auto"/>
            </w:tcBorders>
          </w:tcPr>
          <w:p w:rsidR="00510CA9" w:rsidRPr="00510CA9" w:rsidRDefault="00510CA9" w:rsidP="00510CA9">
            <w:pPr>
              <w:widowControl w:val="0"/>
              <w:ind w:left="0"/>
              <w:jc w:val="center"/>
              <w:rPr>
                <w:rFonts w:cs="Arial"/>
                <w:b/>
                <w:bCs/>
                <w:sz w:val="20"/>
                <w:szCs w:val="20"/>
              </w:rPr>
            </w:pPr>
            <w:r w:rsidRPr="00510CA9">
              <w:rPr>
                <w:rFonts w:cs="Arial"/>
                <w:b/>
                <w:bCs/>
                <w:sz w:val="20"/>
                <w:szCs w:val="20"/>
              </w:rPr>
              <w:t>Versão</w:t>
            </w:r>
          </w:p>
        </w:tc>
        <w:tc>
          <w:tcPr>
            <w:tcW w:w="4648" w:type="dxa"/>
            <w:tcBorders>
              <w:top w:val="single" w:sz="4" w:space="0" w:color="auto"/>
              <w:left w:val="single" w:sz="4" w:space="0" w:color="auto"/>
              <w:bottom w:val="single" w:sz="4" w:space="0" w:color="auto"/>
              <w:right w:val="single" w:sz="4" w:space="0" w:color="auto"/>
            </w:tcBorders>
          </w:tcPr>
          <w:p w:rsidR="00510CA9" w:rsidRPr="00510CA9" w:rsidRDefault="00510CA9" w:rsidP="00510CA9">
            <w:pPr>
              <w:widowControl w:val="0"/>
              <w:ind w:left="0"/>
              <w:jc w:val="center"/>
              <w:rPr>
                <w:rFonts w:cs="Arial"/>
                <w:b/>
                <w:bCs/>
                <w:sz w:val="20"/>
                <w:szCs w:val="20"/>
              </w:rPr>
            </w:pPr>
            <w:r w:rsidRPr="00510CA9">
              <w:rPr>
                <w:rFonts w:cs="Arial"/>
                <w:b/>
                <w:bCs/>
                <w:sz w:val="20"/>
                <w:szCs w:val="20"/>
              </w:rPr>
              <w:t>Descrição</w:t>
            </w:r>
          </w:p>
        </w:tc>
        <w:tc>
          <w:tcPr>
            <w:tcW w:w="2551" w:type="dxa"/>
            <w:tcBorders>
              <w:top w:val="single" w:sz="4" w:space="0" w:color="auto"/>
              <w:left w:val="single" w:sz="4" w:space="0" w:color="auto"/>
              <w:bottom w:val="single" w:sz="4" w:space="0" w:color="auto"/>
              <w:right w:val="single" w:sz="4" w:space="0" w:color="auto"/>
            </w:tcBorders>
          </w:tcPr>
          <w:p w:rsidR="00510CA9" w:rsidRPr="00510CA9" w:rsidRDefault="00510CA9" w:rsidP="00510CA9">
            <w:pPr>
              <w:widowControl w:val="0"/>
              <w:ind w:left="0"/>
              <w:jc w:val="center"/>
              <w:rPr>
                <w:rFonts w:cs="Arial"/>
                <w:b/>
                <w:bCs/>
                <w:sz w:val="20"/>
                <w:szCs w:val="20"/>
              </w:rPr>
            </w:pPr>
            <w:r w:rsidRPr="00510CA9">
              <w:rPr>
                <w:rFonts w:cs="Arial"/>
                <w:b/>
                <w:bCs/>
                <w:sz w:val="20"/>
                <w:szCs w:val="20"/>
              </w:rPr>
              <w:t>Autor</w:t>
            </w:r>
          </w:p>
        </w:tc>
      </w:tr>
      <w:tr w:rsidR="00D75292" w:rsidRPr="00510CA9" w:rsidTr="00510CA9">
        <w:tc>
          <w:tcPr>
            <w:tcW w:w="1441" w:type="dxa"/>
            <w:tcBorders>
              <w:top w:val="single" w:sz="4" w:space="0" w:color="auto"/>
              <w:left w:val="single" w:sz="4" w:space="0" w:color="auto"/>
              <w:bottom w:val="single" w:sz="4" w:space="0" w:color="auto"/>
              <w:right w:val="single" w:sz="4" w:space="0" w:color="auto"/>
            </w:tcBorders>
          </w:tcPr>
          <w:p w:rsidR="00D75292" w:rsidRDefault="00D75292" w:rsidP="00D75292">
            <w:pPr>
              <w:widowControl w:val="0"/>
              <w:ind w:left="0"/>
              <w:jc w:val="left"/>
              <w:rPr>
                <w:rFonts w:cs="Arial"/>
              </w:rPr>
            </w:pPr>
            <w:r>
              <w:rPr>
                <w:rFonts w:cs="Arial"/>
              </w:rPr>
              <w:t>20/10/2007</w:t>
            </w:r>
          </w:p>
        </w:tc>
        <w:tc>
          <w:tcPr>
            <w:tcW w:w="999" w:type="dxa"/>
            <w:tcBorders>
              <w:top w:val="single" w:sz="4" w:space="0" w:color="auto"/>
              <w:left w:val="single" w:sz="4" w:space="0" w:color="auto"/>
              <w:bottom w:val="single" w:sz="4" w:space="0" w:color="auto"/>
              <w:right w:val="single" w:sz="4" w:space="0" w:color="auto"/>
            </w:tcBorders>
          </w:tcPr>
          <w:p w:rsidR="00D75292" w:rsidRPr="00510CA9" w:rsidRDefault="00D75292" w:rsidP="00D75292">
            <w:pPr>
              <w:widowControl w:val="0"/>
              <w:ind w:left="0"/>
              <w:jc w:val="center"/>
              <w:rPr>
                <w:rFonts w:cs="Arial"/>
                <w:sz w:val="20"/>
                <w:szCs w:val="20"/>
              </w:rPr>
            </w:pPr>
            <w:r w:rsidRPr="00510CA9">
              <w:rPr>
                <w:rFonts w:cs="Arial"/>
                <w:sz w:val="20"/>
                <w:szCs w:val="20"/>
              </w:rPr>
              <w:t>1.0</w:t>
            </w:r>
          </w:p>
        </w:tc>
        <w:tc>
          <w:tcPr>
            <w:tcW w:w="4648" w:type="dxa"/>
            <w:tcBorders>
              <w:top w:val="single" w:sz="4" w:space="0" w:color="auto"/>
              <w:left w:val="single" w:sz="4" w:space="0" w:color="auto"/>
              <w:bottom w:val="single" w:sz="4" w:space="0" w:color="auto"/>
              <w:right w:val="single" w:sz="4" w:space="0" w:color="auto"/>
            </w:tcBorders>
          </w:tcPr>
          <w:p w:rsidR="00D75292" w:rsidRDefault="00D75292" w:rsidP="00D75292">
            <w:pPr>
              <w:widowControl w:val="0"/>
              <w:ind w:left="0"/>
              <w:jc w:val="left"/>
              <w:rPr>
                <w:rFonts w:cs="Arial"/>
              </w:rPr>
            </w:pPr>
            <w:r>
              <w:rPr>
                <w:rFonts w:cs="Arial"/>
              </w:rPr>
              <w:t>Elaboração do documento.</w:t>
            </w:r>
          </w:p>
        </w:tc>
        <w:tc>
          <w:tcPr>
            <w:tcW w:w="2551" w:type="dxa"/>
            <w:tcBorders>
              <w:top w:val="single" w:sz="4" w:space="0" w:color="auto"/>
              <w:left w:val="single" w:sz="4" w:space="0" w:color="auto"/>
              <w:bottom w:val="single" w:sz="4" w:space="0" w:color="auto"/>
              <w:right w:val="single" w:sz="4" w:space="0" w:color="auto"/>
            </w:tcBorders>
          </w:tcPr>
          <w:p w:rsidR="00D75292" w:rsidRDefault="00D75292" w:rsidP="00D75292">
            <w:pPr>
              <w:widowControl w:val="0"/>
              <w:ind w:left="0"/>
              <w:jc w:val="left"/>
              <w:rPr>
                <w:rFonts w:cs="Arial"/>
              </w:rPr>
            </w:pPr>
            <w:r>
              <w:rPr>
                <w:rFonts w:cs="Arial"/>
              </w:rPr>
              <w:t xml:space="preserve">Nelson Brandão Luiz </w:t>
            </w:r>
          </w:p>
        </w:tc>
      </w:tr>
      <w:tr w:rsidR="00D75292" w:rsidRPr="00510CA9" w:rsidTr="00510CA9">
        <w:tc>
          <w:tcPr>
            <w:tcW w:w="1441" w:type="dxa"/>
            <w:tcBorders>
              <w:top w:val="single" w:sz="4" w:space="0" w:color="auto"/>
              <w:left w:val="single" w:sz="4" w:space="0" w:color="auto"/>
              <w:bottom w:val="single" w:sz="4" w:space="0" w:color="auto"/>
              <w:right w:val="single" w:sz="4" w:space="0" w:color="auto"/>
            </w:tcBorders>
          </w:tcPr>
          <w:p w:rsidR="00D75292" w:rsidRDefault="00D75292" w:rsidP="00D75292">
            <w:pPr>
              <w:widowControl w:val="0"/>
              <w:ind w:left="0"/>
              <w:jc w:val="left"/>
              <w:rPr>
                <w:rFonts w:cs="Arial"/>
              </w:rPr>
            </w:pPr>
            <w:r>
              <w:rPr>
                <w:rFonts w:cs="Arial"/>
              </w:rPr>
              <w:t>26/06/2009</w:t>
            </w:r>
          </w:p>
        </w:tc>
        <w:tc>
          <w:tcPr>
            <w:tcW w:w="999" w:type="dxa"/>
            <w:tcBorders>
              <w:top w:val="single" w:sz="4" w:space="0" w:color="auto"/>
              <w:left w:val="single" w:sz="4" w:space="0" w:color="auto"/>
              <w:bottom w:val="single" w:sz="4" w:space="0" w:color="auto"/>
              <w:right w:val="single" w:sz="4" w:space="0" w:color="auto"/>
            </w:tcBorders>
          </w:tcPr>
          <w:p w:rsidR="00D75292" w:rsidRPr="00510CA9" w:rsidRDefault="00D75292" w:rsidP="00D75292">
            <w:pPr>
              <w:widowControl w:val="0"/>
              <w:ind w:left="0"/>
              <w:jc w:val="center"/>
              <w:rPr>
                <w:rFonts w:cs="Arial"/>
                <w:sz w:val="20"/>
                <w:szCs w:val="20"/>
              </w:rPr>
            </w:pPr>
            <w:r>
              <w:rPr>
                <w:rFonts w:cs="Arial"/>
                <w:sz w:val="20"/>
                <w:szCs w:val="20"/>
              </w:rPr>
              <w:t>2.0</w:t>
            </w:r>
          </w:p>
        </w:tc>
        <w:tc>
          <w:tcPr>
            <w:tcW w:w="4648" w:type="dxa"/>
            <w:tcBorders>
              <w:top w:val="single" w:sz="4" w:space="0" w:color="auto"/>
              <w:left w:val="single" w:sz="4" w:space="0" w:color="auto"/>
              <w:bottom w:val="single" w:sz="4" w:space="0" w:color="auto"/>
              <w:right w:val="single" w:sz="4" w:space="0" w:color="auto"/>
            </w:tcBorders>
          </w:tcPr>
          <w:p w:rsidR="00D75292" w:rsidRDefault="00D75292" w:rsidP="00D75292">
            <w:pPr>
              <w:widowControl w:val="0"/>
              <w:ind w:left="0"/>
              <w:jc w:val="left"/>
              <w:rPr>
                <w:rFonts w:cs="Arial"/>
              </w:rPr>
            </w:pPr>
            <w:r>
              <w:rPr>
                <w:rFonts w:cs="Arial"/>
              </w:rPr>
              <w:t>Versão do DocsOpen entregue</w:t>
            </w:r>
          </w:p>
        </w:tc>
        <w:tc>
          <w:tcPr>
            <w:tcW w:w="2551" w:type="dxa"/>
            <w:tcBorders>
              <w:top w:val="single" w:sz="4" w:space="0" w:color="auto"/>
              <w:left w:val="single" w:sz="4" w:space="0" w:color="auto"/>
              <w:bottom w:val="single" w:sz="4" w:space="0" w:color="auto"/>
              <w:right w:val="single" w:sz="4" w:space="0" w:color="auto"/>
            </w:tcBorders>
          </w:tcPr>
          <w:p w:rsidR="00D75292" w:rsidRDefault="00D75292" w:rsidP="00D75292">
            <w:pPr>
              <w:widowControl w:val="0"/>
              <w:ind w:left="0"/>
              <w:jc w:val="left"/>
              <w:rPr>
                <w:rFonts w:cs="Arial"/>
              </w:rPr>
            </w:pPr>
            <w:r>
              <w:rPr>
                <w:rFonts w:cs="Arial"/>
              </w:rPr>
              <w:t>Keila Joanês Fiabani</w:t>
            </w:r>
          </w:p>
        </w:tc>
      </w:tr>
      <w:tr w:rsidR="00D75292" w:rsidRPr="00510CA9" w:rsidTr="00510CA9">
        <w:tc>
          <w:tcPr>
            <w:tcW w:w="1441" w:type="dxa"/>
            <w:tcBorders>
              <w:top w:val="single" w:sz="4" w:space="0" w:color="auto"/>
              <w:left w:val="single" w:sz="4" w:space="0" w:color="auto"/>
              <w:bottom w:val="single" w:sz="4" w:space="0" w:color="auto"/>
              <w:right w:val="single" w:sz="4" w:space="0" w:color="auto"/>
            </w:tcBorders>
          </w:tcPr>
          <w:p w:rsidR="00D75292" w:rsidRDefault="00D75292" w:rsidP="00D75292">
            <w:pPr>
              <w:widowControl w:val="0"/>
              <w:ind w:left="0"/>
              <w:jc w:val="left"/>
              <w:rPr>
                <w:rFonts w:cs="Arial"/>
              </w:rPr>
            </w:pPr>
            <w:r>
              <w:rPr>
                <w:rFonts w:cs="Arial"/>
              </w:rPr>
              <w:t>02/08/2021</w:t>
            </w:r>
          </w:p>
        </w:tc>
        <w:tc>
          <w:tcPr>
            <w:tcW w:w="999" w:type="dxa"/>
            <w:tcBorders>
              <w:top w:val="single" w:sz="4" w:space="0" w:color="auto"/>
              <w:left w:val="single" w:sz="4" w:space="0" w:color="auto"/>
              <w:bottom w:val="single" w:sz="4" w:space="0" w:color="auto"/>
              <w:right w:val="single" w:sz="4" w:space="0" w:color="auto"/>
            </w:tcBorders>
          </w:tcPr>
          <w:p w:rsidR="00D75292" w:rsidRDefault="00D75292" w:rsidP="00D75292">
            <w:pPr>
              <w:widowControl w:val="0"/>
              <w:ind w:left="0"/>
              <w:jc w:val="center"/>
              <w:rPr>
                <w:rFonts w:cs="Arial"/>
                <w:sz w:val="20"/>
                <w:szCs w:val="20"/>
              </w:rPr>
            </w:pPr>
            <w:r>
              <w:rPr>
                <w:rFonts w:cs="Arial"/>
                <w:sz w:val="20"/>
                <w:szCs w:val="20"/>
              </w:rPr>
              <w:t>3.0</w:t>
            </w:r>
          </w:p>
        </w:tc>
        <w:tc>
          <w:tcPr>
            <w:tcW w:w="4648" w:type="dxa"/>
            <w:tcBorders>
              <w:top w:val="single" w:sz="4" w:space="0" w:color="auto"/>
              <w:left w:val="single" w:sz="4" w:space="0" w:color="auto"/>
              <w:bottom w:val="single" w:sz="4" w:space="0" w:color="auto"/>
              <w:right w:val="single" w:sz="4" w:space="0" w:color="auto"/>
            </w:tcBorders>
          </w:tcPr>
          <w:p w:rsidR="00D75292" w:rsidRDefault="00D75292" w:rsidP="00D75292">
            <w:pPr>
              <w:widowControl w:val="0"/>
              <w:ind w:left="0"/>
              <w:jc w:val="left"/>
              <w:rPr>
                <w:rFonts w:cs="Arial"/>
              </w:rPr>
            </w:pPr>
            <w:r>
              <w:rPr>
                <w:rFonts w:cs="Arial"/>
              </w:rPr>
              <w:t>Atualização dos casos de uso. Atualização template.</w:t>
            </w:r>
          </w:p>
        </w:tc>
        <w:tc>
          <w:tcPr>
            <w:tcW w:w="2551" w:type="dxa"/>
            <w:tcBorders>
              <w:top w:val="single" w:sz="4" w:space="0" w:color="auto"/>
              <w:left w:val="single" w:sz="4" w:space="0" w:color="auto"/>
              <w:bottom w:val="single" w:sz="4" w:space="0" w:color="auto"/>
              <w:right w:val="single" w:sz="4" w:space="0" w:color="auto"/>
            </w:tcBorders>
          </w:tcPr>
          <w:p w:rsidR="00D75292" w:rsidRDefault="00D75292" w:rsidP="00D75292">
            <w:pPr>
              <w:widowControl w:val="0"/>
              <w:ind w:left="0"/>
              <w:jc w:val="left"/>
              <w:rPr>
                <w:rFonts w:cs="Arial"/>
              </w:rPr>
            </w:pPr>
            <w:r>
              <w:rPr>
                <w:rFonts w:cs="Arial"/>
              </w:rPr>
              <w:t>Cristiano Steffens</w:t>
            </w:r>
          </w:p>
        </w:tc>
      </w:tr>
    </w:tbl>
    <w:p w:rsidR="00AE2BF8" w:rsidRDefault="00AE2BF8" w:rsidP="00AE2BF8">
      <w:pPr>
        <w:pStyle w:val="Corpodetexto3"/>
        <w:widowControl w:val="0"/>
        <w:spacing w:after="0"/>
        <w:jc w:val="left"/>
        <w:rPr>
          <w:rFonts w:cs="Arial"/>
        </w:rPr>
      </w:pPr>
      <w:r>
        <w:br w:type="page"/>
      </w:r>
    </w:p>
    <w:p w:rsidR="00AE2BF8" w:rsidRPr="00AE2BF8" w:rsidRDefault="00AE2BF8" w:rsidP="00AE2BF8">
      <w:pPr>
        <w:pStyle w:val="Corpodetexto3"/>
        <w:widowControl w:val="0"/>
        <w:spacing w:after="0"/>
        <w:jc w:val="left"/>
        <w:rPr>
          <w:rFonts w:cs="Arial"/>
        </w:rPr>
      </w:pPr>
      <w:r w:rsidRPr="00AE2BF8">
        <w:rPr>
          <w:rFonts w:cs="Arial"/>
        </w:rPr>
        <w:t>Índice</w:t>
      </w:r>
    </w:p>
    <w:p w:rsidR="00AE2BF8" w:rsidRPr="00AE2BF8" w:rsidRDefault="00AE2BF8" w:rsidP="00AE2BF8">
      <w:pPr>
        <w:pStyle w:val="Corpodetexto3"/>
        <w:widowControl w:val="0"/>
        <w:spacing w:after="0"/>
        <w:jc w:val="left"/>
        <w:rPr>
          <w:rFonts w:cs="Arial"/>
        </w:rPr>
      </w:pPr>
    </w:p>
    <w:p w:rsidR="00E1128B" w:rsidRDefault="00AE2BF8">
      <w:pPr>
        <w:pStyle w:val="Sumrio1"/>
        <w:tabs>
          <w:tab w:val="left" w:pos="480"/>
          <w:tab w:val="right" w:leader="dot" w:pos="8494"/>
        </w:tabs>
        <w:rPr>
          <w:rFonts w:asciiTheme="minorHAnsi" w:eastAsiaTheme="minorEastAsia" w:hAnsiTheme="minorHAnsi" w:cstheme="minorBidi"/>
          <w:noProof/>
          <w:sz w:val="22"/>
          <w:szCs w:val="22"/>
          <w:lang w:val="en-US" w:eastAsia="en-US"/>
        </w:rPr>
      </w:pPr>
      <w:r>
        <w:rPr>
          <w:rFonts w:cs="Arial"/>
        </w:rPr>
        <w:fldChar w:fldCharType="begin"/>
      </w:r>
      <w:r>
        <w:rPr>
          <w:rFonts w:cs="Arial"/>
        </w:rPr>
        <w:instrText xml:space="preserve"> TOC \o "1-3" \h \z </w:instrText>
      </w:r>
      <w:r>
        <w:rPr>
          <w:rFonts w:cs="Arial"/>
        </w:rPr>
        <w:fldChar w:fldCharType="separate"/>
      </w:r>
      <w:hyperlink w:anchor="_Toc78905592" w:history="1">
        <w:r w:rsidR="00E1128B" w:rsidRPr="00022ACB">
          <w:rPr>
            <w:rStyle w:val="Hyperlink"/>
            <w:noProof/>
          </w:rPr>
          <w:t>1.</w:t>
        </w:r>
        <w:r w:rsidR="00E1128B">
          <w:rPr>
            <w:rFonts w:asciiTheme="minorHAnsi" w:eastAsiaTheme="minorEastAsia" w:hAnsiTheme="minorHAnsi" w:cstheme="minorBidi"/>
            <w:noProof/>
            <w:sz w:val="22"/>
            <w:szCs w:val="22"/>
            <w:lang w:val="en-US" w:eastAsia="en-US"/>
          </w:rPr>
          <w:tab/>
        </w:r>
        <w:r w:rsidR="00E1128B" w:rsidRPr="00022ACB">
          <w:rPr>
            <w:rStyle w:val="Hyperlink"/>
            <w:noProof/>
          </w:rPr>
          <w:t>Pacote/Caso de Uso</w:t>
        </w:r>
        <w:r w:rsidR="00E1128B">
          <w:rPr>
            <w:noProof/>
            <w:webHidden/>
          </w:rPr>
          <w:tab/>
        </w:r>
        <w:r w:rsidR="00E1128B">
          <w:rPr>
            <w:noProof/>
            <w:webHidden/>
          </w:rPr>
          <w:fldChar w:fldCharType="begin"/>
        </w:r>
        <w:r w:rsidR="00E1128B">
          <w:rPr>
            <w:noProof/>
            <w:webHidden/>
          </w:rPr>
          <w:instrText xml:space="preserve"> PAGEREF _Toc78905592 \h </w:instrText>
        </w:r>
        <w:r w:rsidR="00E1128B">
          <w:rPr>
            <w:noProof/>
            <w:webHidden/>
          </w:rPr>
        </w:r>
        <w:r w:rsidR="00E1128B">
          <w:rPr>
            <w:noProof/>
            <w:webHidden/>
          </w:rPr>
          <w:fldChar w:fldCharType="separate"/>
        </w:r>
        <w:r w:rsidR="00E1128B">
          <w:rPr>
            <w:noProof/>
            <w:webHidden/>
          </w:rPr>
          <w:t>7</w:t>
        </w:r>
        <w:r w:rsidR="00E1128B">
          <w:rPr>
            <w:noProof/>
            <w:webHidden/>
          </w:rPr>
          <w:fldChar w:fldCharType="end"/>
        </w:r>
      </w:hyperlink>
    </w:p>
    <w:p w:rsidR="00E1128B" w:rsidRDefault="00E1128B">
      <w:pPr>
        <w:pStyle w:val="Sumrio2"/>
        <w:tabs>
          <w:tab w:val="right" w:leader="dot" w:pos="8494"/>
        </w:tabs>
        <w:rPr>
          <w:rFonts w:asciiTheme="minorHAnsi" w:eastAsiaTheme="minorEastAsia" w:hAnsiTheme="minorHAnsi" w:cstheme="minorBidi"/>
          <w:noProof/>
          <w:sz w:val="22"/>
          <w:szCs w:val="22"/>
          <w:lang w:val="en-US" w:eastAsia="en-US"/>
        </w:rPr>
      </w:pPr>
      <w:hyperlink w:anchor="_Toc78905593" w:history="1">
        <w:r w:rsidRPr="00022ACB">
          <w:rPr>
            <w:rStyle w:val="Hyperlink"/>
            <w:noProof/>
          </w:rPr>
          <w:t>Nome da Funcionalidade</w:t>
        </w:r>
        <w:r>
          <w:rPr>
            <w:noProof/>
            <w:webHidden/>
          </w:rPr>
          <w:tab/>
        </w:r>
        <w:r>
          <w:rPr>
            <w:noProof/>
            <w:webHidden/>
          </w:rPr>
          <w:fldChar w:fldCharType="begin"/>
        </w:r>
        <w:r>
          <w:rPr>
            <w:noProof/>
            <w:webHidden/>
          </w:rPr>
          <w:instrText xml:space="preserve"> PAGEREF _Toc78905593 \h </w:instrText>
        </w:r>
        <w:r>
          <w:rPr>
            <w:noProof/>
            <w:webHidden/>
          </w:rPr>
        </w:r>
        <w:r>
          <w:rPr>
            <w:noProof/>
            <w:webHidden/>
          </w:rPr>
          <w:fldChar w:fldCharType="separate"/>
        </w:r>
        <w:r>
          <w:rPr>
            <w:noProof/>
            <w:webHidden/>
          </w:rPr>
          <w:t>7</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594" w:history="1">
        <w:r w:rsidRPr="00022ACB">
          <w:rPr>
            <w:rStyle w:val="Hyperlink"/>
            <w:noProof/>
          </w:rPr>
          <w:t>1.1.</w:t>
        </w:r>
        <w:r>
          <w:rPr>
            <w:rFonts w:asciiTheme="minorHAnsi" w:eastAsiaTheme="minorEastAsia" w:hAnsiTheme="minorHAnsi" w:cstheme="minorBidi"/>
            <w:noProof/>
            <w:sz w:val="22"/>
            <w:szCs w:val="22"/>
            <w:lang w:val="en-US" w:eastAsia="en-US"/>
          </w:rPr>
          <w:tab/>
        </w:r>
        <w:r w:rsidRPr="00022ACB">
          <w:rPr>
            <w:rStyle w:val="Hyperlink"/>
            <w:noProof/>
          </w:rPr>
          <w:t>Descrição</w:t>
        </w:r>
        <w:r>
          <w:rPr>
            <w:noProof/>
            <w:webHidden/>
          </w:rPr>
          <w:tab/>
        </w:r>
        <w:r>
          <w:rPr>
            <w:noProof/>
            <w:webHidden/>
          </w:rPr>
          <w:fldChar w:fldCharType="begin"/>
        </w:r>
        <w:r>
          <w:rPr>
            <w:noProof/>
            <w:webHidden/>
          </w:rPr>
          <w:instrText xml:space="preserve"> PAGEREF _Toc78905594 \h </w:instrText>
        </w:r>
        <w:r>
          <w:rPr>
            <w:noProof/>
            <w:webHidden/>
          </w:rPr>
        </w:r>
        <w:r>
          <w:rPr>
            <w:noProof/>
            <w:webHidden/>
          </w:rPr>
          <w:fldChar w:fldCharType="separate"/>
        </w:r>
        <w:r>
          <w:rPr>
            <w:noProof/>
            <w:webHidden/>
          </w:rPr>
          <w:t>7</w:t>
        </w:r>
        <w:r>
          <w:rPr>
            <w:noProof/>
            <w:webHidden/>
          </w:rPr>
          <w:fldChar w:fldCharType="end"/>
        </w:r>
      </w:hyperlink>
    </w:p>
    <w:p w:rsidR="00E1128B" w:rsidRDefault="00E1128B">
      <w:pPr>
        <w:pStyle w:val="Sumrio1"/>
        <w:tabs>
          <w:tab w:val="left" w:pos="480"/>
          <w:tab w:val="right" w:leader="dot" w:pos="8494"/>
        </w:tabs>
        <w:rPr>
          <w:rFonts w:asciiTheme="minorHAnsi" w:eastAsiaTheme="minorEastAsia" w:hAnsiTheme="minorHAnsi" w:cstheme="minorBidi"/>
          <w:noProof/>
          <w:sz w:val="22"/>
          <w:szCs w:val="22"/>
          <w:lang w:val="en-US" w:eastAsia="en-US"/>
        </w:rPr>
      </w:pPr>
      <w:hyperlink w:anchor="_Toc78905595" w:history="1">
        <w:r w:rsidRPr="00022ACB">
          <w:rPr>
            <w:rStyle w:val="Hyperlink"/>
            <w:noProof/>
          </w:rPr>
          <w:t>2.</w:t>
        </w:r>
        <w:r>
          <w:rPr>
            <w:rFonts w:asciiTheme="minorHAnsi" w:eastAsiaTheme="minorEastAsia" w:hAnsiTheme="minorHAnsi" w:cstheme="minorBidi"/>
            <w:noProof/>
            <w:sz w:val="22"/>
            <w:szCs w:val="22"/>
            <w:lang w:val="en-US" w:eastAsia="en-US"/>
          </w:rPr>
          <w:tab/>
        </w:r>
        <w:r w:rsidRPr="00022ACB">
          <w:rPr>
            <w:rStyle w:val="Hyperlink"/>
            <w:noProof/>
          </w:rPr>
          <w:t>Conceito</w:t>
        </w:r>
        <w:r>
          <w:rPr>
            <w:noProof/>
            <w:webHidden/>
          </w:rPr>
          <w:tab/>
        </w:r>
        <w:r>
          <w:rPr>
            <w:noProof/>
            <w:webHidden/>
          </w:rPr>
          <w:fldChar w:fldCharType="begin"/>
        </w:r>
        <w:r>
          <w:rPr>
            <w:noProof/>
            <w:webHidden/>
          </w:rPr>
          <w:instrText xml:space="preserve"> PAGEREF _Toc78905595 \h </w:instrText>
        </w:r>
        <w:r>
          <w:rPr>
            <w:noProof/>
            <w:webHidden/>
          </w:rPr>
        </w:r>
        <w:r>
          <w:rPr>
            <w:noProof/>
            <w:webHidden/>
          </w:rPr>
          <w:fldChar w:fldCharType="separate"/>
        </w:r>
        <w:r>
          <w:rPr>
            <w:noProof/>
            <w:webHidden/>
          </w:rPr>
          <w:t>7</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596" w:history="1">
        <w:r w:rsidRPr="00022ACB">
          <w:rPr>
            <w:rStyle w:val="Hyperlink"/>
            <w:noProof/>
          </w:rPr>
          <w:t>2.1.</w:t>
        </w:r>
        <w:r>
          <w:rPr>
            <w:rFonts w:asciiTheme="minorHAnsi" w:eastAsiaTheme="minorEastAsia" w:hAnsiTheme="minorHAnsi" w:cstheme="minorBidi"/>
            <w:noProof/>
            <w:sz w:val="22"/>
            <w:szCs w:val="22"/>
            <w:lang w:val="en-US" w:eastAsia="en-US"/>
          </w:rPr>
          <w:tab/>
        </w:r>
        <w:r w:rsidRPr="00022ACB">
          <w:rPr>
            <w:rStyle w:val="Hyperlink"/>
            <w:noProof/>
          </w:rPr>
          <w:t>Conceitos principais</w:t>
        </w:r>
        <w:r>
          <w:rPr>
            <w:noProof/>
            <w:webHidden/>
          </w:rPr>
          <w:tab/>
        </w:r>
        <w:r>
          <w:rPr>
            <w:noProof/>
            <w:webHidden/>
          </w:rPr>
          <w:fldChar w:fldCharType="begin"/>
        </w:r>
        <w:r>
          <w:rPr>
            <w:noProof/>
            <w:webHidden/>
          </w:rPr>
          <w:instrText xml:space="preserve"> PAGEREF _Toc78905596 \h </w:instrText>
        </w:r>
        <w:r>
          <w:rPr>
            <w:noProof/>
            <w:webHidden/>
          </w:rPr>
        </w:r>
        <w:r>
          <w:rPr>
            <w:noProof/>
            <w:webHidden/>
          </w:rPr>
          <w:fldChar w:fldCharType="separate"/>
        </w:r>
        <w:r>
          <w:rPr>
            <w:noProof/>
            <w:webHidden/>
          </w:rPr>
          <w:t>7</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597" w:history="1">
        <w:r w:rsidRPr="00022ACB">
          <w:rPr>
            <w:rStyle w:val="Hyperlink"/>
            <w:noProof/>
          </w:rPr>
          <w:t>2.2.</w:t>
        </w:r>
        <w:r>
          <w:rPr>
            <w:rFonts w:asciiTheme="minorHAnsi" w:eastAsiaTheme="minorEastAsia" w:hAnsiTheme="minorHAnsi" w:cstheme="minorBidi"/>
            <w:noProof/>
            <w:sz w:val="22"/>
            <w:szCs w:val="22"/>
            <w:lang w:val="en-US" w:eastAsia="en-US"/>
          </w:rPr>
          <w:tab/>
        </w:r>
        <w:r w:rsidRPr="00022ACB">
          <w:rPr>
            <w:rStyle w:val="Hyperlink"/>
            <w:noProof/>
          </w:rPr>
          <w:t>Conceitos associados</w:t>
        </w:r>
        <w:r>
          <w:rPr>
            <w:noProof/>
            <w:webHidden/>
          </w:rPr>
          <w:tab/>
        </w:r>
        <w:r>
          <w:rPr>
            <w:noProof/>
            <w:webHidden/>
          </w:rPr>
          <w:fldChar w:fldCharType="begin"/>
        </w:r>
        <w:r>
          <w:rPr>
            <w:noProof/>
            <w:webHidden/>
          </w:rPr>
          <w:instrText xml:space="preserve"> PAGEREF _Toc78905597 \h </w:instrText>
        </w:r>
        <w:r>
          <w:rPr>
            <w:noProof/>
            <w:webHidden/>
          </w:rPr>
        </w:r>
        <w:r>
          <w:rPr>
            <w:noProof/>
            <w:webHidden/>
          </w:rPr>
          <w:fldChar w:fldCharType="separate"/>
        </w:r>
        <w:r>
          <w:rPr>
            <w:noProof/>
            <w:webHidden/>
          </w:rPr>
          <w:t>7</w:t>
        </w:r>
        <w:r>
          <w:rPr>
            <w:noProof/>
            <w:webHidden/>
          </w:rPr>
          <w:fldChar w:fldCharType="end"/>
        </w:r>
      </w:hyperlink>
    </w:p>
    <w:p w:rsidR="00E1128B" w:rsidRDefault="00E1128B">
      <w:pPr>
        <w:pStyle w:val="Sumrio1"/>
        <w:tabs>
          <w:tab w:val="left" w:pos="480"/>
          <w:tab w:val="right" w:leader="dot" w:pos="8494"/>
        </w:tabs>
        <w:rPr>
          <w:rFonts w:asciiTheme="minorHAnsi" w:eastAsiaTheme="minorEastAsia" w:hAnsiTheme="minorHAnsi" w:cstheme="minorBidi"/>
          <w:noProof/>
          <w:sz w:val="22"/>
          <w:szCs w:val="22"/>
          <w:lang w:val="en-US" w:eastAsia="en-US"/>
        </w:rPr>
      </w:pPr>
      <w:hyperlink w:anchor="_Toc78905598" w:history="1">
        <w:r w:rsidRPr="00022ACB">
          <w:rPr>
            <w:rStyle w:val="Hyperlink"/>
            <w:noProof/>
          </w:rPr>
          <w:t>3.</w:t>
        </w:r>
        <w:r>
          <w:rPr>
            <w:rFonts w:asciiTheme="minorHAnsi" w:eastAsiaTheme="minorEastAsia" w:hAnsiTheme="minorHAnsi" w:cstheme="minorBidi"/>
            <w:noProof/>
            <w:sz w:val="22"/>
            <w:szCs w:val="22"/>
            <w:lang w:val="en-US" w:eastAsia="en-US"/>
          </w:rPr>
          <w:tab/>
        </w:r>
        <w:r w:rsidRPr="00022ACB">
          <w:rPr>
            <w:rStyle w:val="Hyperlink"/>
            <w:noProof/>
          </w:rPr>
          <w:t>Diagrama</w:t>
        </w:r>
        <w:r>
          <w:rPr>
            <w:noProof/>
            <w:webHidden/>
          </w:rPr>
          <w:tab/>
        </w:r>
        <w:r>
          <w:rPr>
            <w:noProof/>
            <w:webHidden/>
          </w:rPr>
          <w:fldChar w:fldCharType="begin"/>
        </w:r>
        <w:r>
          <w:rPr>
            <w:noProof/>
            <w:webHidden/>
          </w:rPr>
          <w:instrText xml:space="preserve"> PAGEREF _Toc78905598 \h </w:instrText>
        </w:r>
        <w:r>
          <w:rPr>
            <w:noProof/>
            <w:webHidden/>
          </w:rPr>
        </w:r>
        <w:r>
          <w:rPr>
            <w:noProof/>
            <w:webHidden/>
          </w:rPr>
          <w:fldChar w:fldCharType="separate"/>
        </w:r>
        <w:r>
          <w:rPr>
            <w:noProof/>
            <w:webHidden/>
          </w:rPr>
          <w:t>8</w:t>
        </w:r>
        <w:r>
          <w:rPr>
            <w:noProof/>
            <w:webHidden/>
          </w:rPr>
          <w:fldChar w:fldCharType="end"/>
        </w:r>
      </w:hyperlink>
    </w:p>
    <w:p w:rsidR="00E1128B" w:rsidRDefault="00E1128B">
      <w:pPr>
        <w:pStyle w:val="Sumrio1"/>
        <w:tabs>
          <w:tab w:val="left" w:pos="480"/>
          <w:tab w:val="right" w:leader="dot" w:pos="8494"/>
        </w:tabs>
        <w:rPr>
          <w:rFonts w:asciiTheme="minorHAnsi" w:eastAsiaTheme="minorEastAsia" w:hAnsiTheme="minorHAnsi" w:cstheme="minorBidi"/>
          <w:noProof/>
          <w:sz w:val="22"/>
          <w:szCs w:val="22"/>
          <w:lang w:val="en-US" w:eastAsia="en-US"/>
        </w:rPr>
      </w:pPr>
      <w:hyperlink w:anchor="_Toc78905599" w:history="1">
        <w:r w:rsidRPr="00022ACB">
          <w:rPr>
            <w:rStyle w:val="Hyperlink"/>
            <w:noProof/>
          </w:rPr>
          <w:t>4.</w:t>
        </w:r>
        <w:r>
          <w:rPr>
            <w:rFonts w:asciiTheme="minorHAnsi" w:eastAsiaTheme="minorEastAsia" w:hAnsiTheme="minorHAnsi" w:cstheme="minorBidi"/>
            <w:noProof/>
            <w:sz w:val="22"/>
            <w:szCs w:val="22"/>
            <w:lang w:val="en-US" w:eastAsia="en-US"/>
          </w:rPr>
          <w:tab/>
        </w:r>
        <w:r w:rsidRPr="00022ACB">
          <w:rPr>
            <w:rStyle w:val="Hyperlink"/>
            <w:noProof/>
          </w:rPr>
          <w:t>Casos de Uso</w:t>
        </w:r>
        <w:r>
          <w:rPr>
            <w:noProof/>
            <w:webHidden/>
          </w:rPr>
          <w:tab/>
        </w:r>
        <w:r>
          <w:rPr>
            <w:noProof/>
            <w:webHidden/>
          </w:rPr>
          <w:fldChar w:fldCharType="begin"/>
        </w:r>
        <w:r>
          <w:rPr>
            <w:noProof/>
            <w:webHidden/>
          </w:rPr>
          <w:instrText xml:space="preserve"> PAGEREF _Toc78905599 \h </w:instrText>
        </w:r>
        <w:r>
          <w:rPr>
            <w:noProof/>
            <w:webHidden/>
          </w:rPr>
        </w:r>
        <w:r>
          <w:rPr>
            <w:noProof/>
            <w:webHidden/>
          </w:rPr>
          <w:fldChar w:fldCharType="separate"/>
        </w:r>
        <w:r>
          <w:rPr>
            <w:noProof/>
            <w:webHidden/>
          </w:rPr>
          <w:t>9</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00" w:history="1">
        <w:r w:rsidRPr="00022ACB">
          <w:rPr>
            <w:rStyle w:val="Hyperlink"/>
            <w:noProof/>
          </w:rPr>
          <w:t>4.1.</w:t>
        </w:r>
        <w:r>
          <w:rPr>
            <w:rFonts w:asciiTheme="minorHAnsi" w:eastAsiaTheme="minorEastAsia" w:hAnsiTheme="minorHAnsi" w:cstheme="minorBidi"/>
            <w:noProof/>
            <w:sz w:val="22"/>
            <w:szCs w:val="22"/>
            <w:lang w:val="en-US" w:eastAsia="en-US"/>
          </w:rPr>
          <w:tab/>
        </w:r>
        <w:r w:rsidRPr="00022ACB">
          <w:rPr>
            <w:rStyle w:val="Hyperlink"/>
            <w:noProof/>
          </w:rPr>
          <w:t>UCS – Alterar Usufruto de Licença Prêmio</w:t>
        </w:r>
        <w:r>
          <w:rPr>
            <w:noProof/>
            <w:webHidden/>
          </w:rPr>
          <w:tab/>
        </w:r>
        <w:r>
          <w:rPr>
            <w:noProof/>
            <w:webHidden/>
          </w:rPr>
          <w:fldChar w:fldCharType="begin"/>
        </w:r>
        <w:r>
          <w:rPr>
            <w:noProof/>
            <w:webHidden/>
          </w:rPr>
          <w:instrText xml:space="preserve"> PAGEREF _Toc78905600 \h </w:instrText>
        </w:r>
        <w:r>
          <w:rPr>
            <w:noProof/>
            <w:webHidden/>
          </w:rPr>
        </w:r>
        <w:r>
          <w:rPr>
            <w:noProof/>
            <w:webHidden/>
          </w:rPr>
          <w:fldChar w:fldCharType="separate"/>
        </w:r>
        <w:r>
          <w:rPr>
            <w:noProof/>
            <w:webHidden/>
          </w:rPr>
          <w:t>9</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01" w:history="1">
        <w:r w:rsidRPr="00022ACB">
          <w:rPr>
            <w:rStyle w:val="Hyperlink"/>
            <w:noProof/>
          </w:rPr>
          <w:t>4.1.1.</w:t>
        </w:r>
        <w:r>
          <w:rPr>
            <w:rFonts w:asciiTheme="minorHAnsi" w:eastAsiaTheme="minorEastAsia" w:hAnsiTheme="minorHAnsi" w:cstheme="minorBidi"/>
            <w:noProof/>
            <w:sz w:val="22"/>
            <w:szCs w:val="22"/>
            <w:lang w:val="en-US" w:eastAsia="en-US"/>
          </w:rPr>
          <w:tab/>
        </w:r>
        <w:r w:rsidRPr="00022ACB">
          <w:rPr>
            <w:rStyle w:val="Hyperlink"/>
            <w:noProof/>
          </w:rPr>
          <w:t>Fluxo Básico</w:t>
        </w:r>
        <w:r>
          <w:rPr>
            <w:noProof/>
            <w:webHidden/>
          </w:rPr>
          <w:tab/>
        </w:r>
        <w:r>
          <w:rPr>
            <w:noProof/>
            <w:webHidden/>
          </w:rPr>
          <w:fldChar w:fldCharType="begin"/>
        </w:r>
        <w:r>
          <w:rPr>
            <w:noProof/>
            <w:webHidden/>
          </w:rPr>
          <w:instrText xml:space="preserve"> PAGEREF _Toc78905601 \h </w:instrText>
        </w:r>
        <w:r>
          <w:rPr>
            <w:noProof/>
            <w:webHidden/>
          </w:rPr>
        </w:r>
        <w:r>
          <w:rPr>
            <w:noProof/>
            <w:webHidden/>
          </w:rPr>
          <w:fldChar w:fldCharType="separate"/>
        </w:r>
        <w:r>
          <w:rPr>
            <w:noProof/>
            <w:webHidden/>
          </w:rPr>
          <w:t>9</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02" w:history="1">
        <w:r w:rsidRPr="00022ACB">
          <w:rPr>
            <w:rStyle w:val="Hyperlink"/>
            <w:noProof/>
          </w:rPr>
          <w:t>4.1.2.</w:t>
        </w:r>
        <w:r>
          <w:rPr>
            <w:rFonts w:asciiTheme="minorHAnsi" w:eastAsiaTheme="minorEastAsia" w:hAnsiTheme="minorHAnsi" w:cstheme="minorBidi"/>
            <w:noProof/>
            <w:sz w:val="22"/>
            <w:szCs w:val="22"/>
            <w:lang w:val="en-US" w:eastAsia="en-US"/>
          </w:rPr>
          <w:tab/>
        </w:r>
        <w:r w:rsidRPr="00022ACB">
          <w:rPr>
            <w:rStyle w:val="Hyperlink"/>
            <w:noProof/>
          </w:rPr>
          <w:t>Pos Condição</w:t>
        </w:r>
        <w:r>
          <w:rPr>
            <w:noProof/>
            <w:webHidden/>
          </w:rPr>
          <w:tab/>
        </w:r>
        <w:r>
          <w:rPr>
            <w:noProof/>
            <w:webHidden/>
          </w:rPr>
          <w:fldChar w:fldCharType="begin"/>
        </w:r>
        <w:r>
          <w:rPr>
            <w:noProof/>
            <w:webHidden/>
          </w:rPr>
          <w:instrText xml:space="preserve"> PAGEREF _Toc78905602 \h </w:instrText>
        </w:r>
        <w:r>
          <w:rPr>
            <w:noProof/>
            <w:webHidden/>
          </w:rPr>
        </w:r>
        <w:r>
          <w:rPr>
            <w:noProof/>
            <w:webHidden/>
          </w:rPr>
          <w:fldChar w:fldCharType="separate"/>
        </w:r>
        <w:r>
          <w:rPr>
            <w:noProof/>
            <w:webHidden/>
          </w:rPr>
          <w:t>10</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03" w:history="1">
        <w:r w:rsidRPr="00022ACB">
          <w:rPr>
            <w:rStyle w:val="Hyperlink"/>
            <w:noProof/>
          </w:rPr>
          <w:t>4.1.3.</w:t>
        </w:r>
        <w:r>
          <w:rPr>
            <w:rFonts w:asciiTheme="minorHAnsi" w:eastAsiaTheme="minorEastAsia" w:hAnsiTheme="minorHAnsi" w:cstheme="minorBidi"/>
            <w:noProof/>
            <w:sz w:val="22"/>
            <w:szCs w:val="22"/>
            <w:lang w:val="en-US" w:eastAsia="en-US"/>
          </w:rPr>
          <w:tab/>
        </w:r>
        <w:r w:rsidRPr="00022ACB">
          <w:rPr>
            <w:rStyle w:val="Hyperlink"/>
            <w:noProof/>
          </w:rPr>
          <w:t>Fluxo Exceção</w:t>
        </w:r>
        <w:r>
          <w:rPr>
            <w:noProof/>
            <w:webHidden/>
          </w:rPr>
          <w:tab/>
        </w:r>
        <w:r>
          <w:rPr>
            <w:noProof/>
            <w:webHidden/>
          </w:rPr>
          <w:fldChar w:fldCharType="begin"/>
        </w:r>
        <w:r>
          <w:rPr>
            <w:noProof/>
            <w:webHidden/>
          </w:rPr>
          <w:instrText xml:space="preserve"> PAGEREF _Toc78905603 \h </w:instrText>
        </w:r>
        <w:r>
          <w:rPr>
            <w:noProof/>
            <w:webHidden/>
          </w:rPr>
        </w:r>
        <w:r>
          <w:rPr>
            <w:noProof/>
            <w:webHidden/>
          </w:rPr>
          <w:fldChar w:fldCharType="separate"/>
        </w:r>
        <w:r>
          <w:rPr>
            <w:noProof/>
            <w:webHidden/>
          </w:rPr>
          <w:t>10</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04" w:history="1">
        <w:r w:rsidRPr="00022ACB">
          <w:rPr>
            <w:rStyle w:val="Hyperlink"/>
            <w:noProof/>
          </w:rPr>
          <w:t>4.2.</w:t>
        </w:r>
        <w:r>
          <w:rPr>
            <w:rFonts w:asciiTheme="minorHAnsi" w:eastAsiaTheme="minorEastAsia" w:hAnsiTheme="minorHAnsi" w:cstheme="minorBidi"/>
            <w:noProof/>
            <w:sz w:val="22"/>
            <w:szCs w:val="22"/>
            <w:lang w:val="en-US" w:eastAsia="en-US"/>
          </w:rPr>
          <w:tab/>
        </w:r>
        <w:r w:rsidRPr="00022ACB">
          <w:rPr>
            <w:rStyle w:val="Hyperlink"/>
            <w:noProof/>
          </w:rPr>
          <w:t>UCS – Anular Usufruto de Licença Prêmio</w:t>
        </w:r>
        <w:r>
          <w:rPr>
            <w:noProof/>
            <w:webHidden/>
          </w:rPr>
          <w:tab/>
        </w:r>
        <w:r>
          <w:rPr>
            <w:noProof/>
            <w:webHidden/>
          </w:rPr>
          <w:fldChar w:fldCharType="begin"/>
        </w:r>
        <w:r>
          <w:rPr>
            <w:noProof/>
            <w:webHidden/>
          </w:rPr>
          <w:instrText xml:space="preserve"> PAGEREF _Toc78905604 \h </w:instrText>
        </w:r>
        <w:r>
          <w:rPr>
            <w:noProof/>
            <w:webHidden/>
          </w:rPr>
        </w:r>
        <w:r>
          <w:rPr>
            <w:noProof/>
            <w:webHidden/>
          </w:rPr>
          <w:fldChar w:fldCharType="separate"/>
        </w:r>
        <w:r>
          <w:rPr>
            <w:noProof/>
            <w:webHidden/>
          </w:rPr>
          <w:t>10</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05" w:history="1">
        <w:r w:rsidRPr="00022ACB">
          <w:rPr>
            <w:rStyle w:val="Hyperlink"/>
            <w:noProof/>
          </w:rPr>
          <w:t>4.2.1.</w:t>
        </w:r>
        <w:r>
          <w:rPr>
            <w:rFonts w:asciiTheme="minorHAnsi" w:eastAsiaTheme="minorEastAsia" w:hAnsiTheme="minorHAnsi" w:cstheme="minorBidi"/>
            <w:noProof/>
            <w:sz w:val="22"/>
            <w:szCs w:val="22"/>
            <w:lang w:val="en-US" w:eastAsia="en-US"/>
          </w:rPr>
          <w:tab/>
        </w:r>
        <w:r w:rsidRPr="00022ACB">
          <w:rPr>
            <w:rStyle w:val="Hyperlink"/>
            <w:noProof/>
          </w:rPr>
          <w:t>Fluxo Básico</w:t>
        </w:r>
        <w:r>
          <w:rPr>
            <w:noProof/>
            <w:webHidden/>
          </w:rPr>
          <w:tab/>
        </w:r>
        <w:r>
          <w:rPr>
            <w:noProof/>
            <w:webHidden/>
          </w:rPr>
          <w:fldChar w:fldCharType="begin"/>
        </w:r>
        <w:r>
          <w:rPr>
            <w:noProof/>
            <w:webHidden/>
          </w:rPr>
          <w:instrText xml:space="preserve"> PAGEREF _Toc78905605 \h </w:instrText>
        </w:r>
        <w:r>
          <w:rPr>
            <w:noProof/>
            <w:webHidden/>
          </w:rPr>
        </w:r>
        <w:r>
          <w:rPr>
            <w:noProof/>
            <w:webHidden/>
          </w:rPr>
          <w:fldChar w:fldCharType="separate"/>
        </w:r>
        <w:r>
          <w:rPr>
            <w:noProof/>
            <w:webHidden/>
          </w:rPr>
          <w:t>10</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06" w:history="1">
        <w:r w:rsidRPr="00022ACB">
          <w:rPr>
            <w:rStyle w:val="Hyperlink"/>
            <w:noProof/>
          </w:rPr>
          <w:t>4.2.2.</w:t>
        </w:r>
        <w:r>
          <w:rPr>
            <w:rFonts w:asciiTheme="minorHAnsi" w:eastAsiaTheme="minorEastAsia" w:hAnsiTheme="minorHAnsi" w:cstheme="minorBidi"/>
            <w:noProof/>
            <w:sz w:val="22"/>
            <w:szCs w:val="22"/>
            <w:lang w:val="en-US" w:eastAsia="en-US"/>
          </w:rPr>
          <w:tab/>
        </w:r>
        <w:r w:rsidRPr="00022ACB">
          <w:rPr>
            <w:rStyle w:val="Hyperlink"/>
            <w:noProof/>
          </w:rPr>
          <w:t>Pos Condição</w:t>
        </w:r>
        <w:r>
          <w:rPr>
            <w:noProof/>
            <w:webHidden/>
          </w:rPr>
          <w:tab/>
        </w:r>
        <w:r>
          <w:rPr>
            <w:noProof/>
            <w:webHidden/>
          </w:rPr>
          <w:fldChar w:fldCharType="begin"/>
        </w:r>
        <w:r>
          <w:rPr>
            <w:noProof/>
            <w:webHidden/>
          </w:rPr>
          <w:instrText xml:space="preserve"> PAGEREF _Toc78905606 \h </w:instrText>
        </w:r>
        <w:r>
          <w:rPr>
            <w:noProof/>
            <w:webHidden/>
          </w:rPr>
        </w:r>
        <w:r>
          <w:rPr>
            <w:noProof/>
            <w:webHidden/>
          </w:rPr>
          <w:fldChar w:fldCharType="separate"/>
        </w:r>
        <w:r>
          <w:rPr>
            <w:noProof/>
            <w:webHidden/>
          </w:rPr>
          <w:t>11</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07" w:history="1">
        <w:r w:rsidRPr="00022ACB">
          <w:rPr>
            <w:rStyle w:val="Hyperlink"/>
            <w:noProof/>
          </w:rPr>
          <w:t>4.2.3.</w:t>
        </w:r>
        <w:r>
          <w:rPr>
            <w:rFonts w:asciiTheme="minorHAnsi" w:eastAsiaTheme="minorEastAsia" w:hAnsiTheme="minorHAnsi" w:cstheme="minorBidi"/>
            <w:noProof/>
            <w:sz w:val="22"/>
            <w:szCs w:val="22"/>
            <w:lang w:val="en-US" w:eastAsia="en-US"/>
          </w:rPr>
          <w:tab/>
        </w:r>
        <w:r w:rsidRPr="00022ACB">
          <w:rPr>
            <w:rStyle w:val="Hyperlink"/>
            <w:noProof/>
          </w:rPr>
          <w:t>Fluxo Exceção</w:t>
        </w:r>
        <w:r>
          <w:rPr>
            <w:noProof/>
            <w:webHidden/>
          </w:rPr>
          <w:tab/>
        </w:r>
        <w:r>
          <w:rPr>
            <w:noProof/>
            <w:webHidden/>
          </w:rPr>
          <w:fldChar w:fldCharType="begin"/>
        </w:r>
        <w:r>
          <w:rPr>
            <w:noProof/>
            <w:webHidden/>
          </w:rPr>
          <w:instrText xml:space="preserve"> PAGEREF _Toc78905607 \h </w:instrText>
        </w:r>
        <w:r>
          <w:rPr>
            <w:noProof/>
            <w:webHidden/>
          </w:rPr>
        </w:r>
        <w:r>
          <w:rPr>
            <w:noProof/>
            <w:webHidden/>
          </w:rPr>
          <w:fldChar w:fldCharType="separate"/>
        </w:r>
        <w:r>
          <w:rPr>
            <w:noProof/>
            <w:webHidden/>
          </w:rPr>
          <w:t>11</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08" w:history="1">
        <w:r w:rsidRPr="00022ACB">
          <w:rPr>
            <w:rStyle w:val="Hyperlink"/>
            <w:noProof/>
          </w:rPr>
          <w:t>4.3.</w:t>
        </w:r>
        <w:r>
          <w:rPr>
            <w:rFonts w:asciiTheme="minorHAnsi" w:eastAsiaTheme="minorEastAsia" w:hAnsiTheme="minorHAnsi" w:cstheme="minorBidi"/>
            <w:noProof/>
            <w:sz w:val="22"/>
            <w:szCs w:val="22"/>
            <w:lang w:val="en-US" w:eastAsia="en-US"/>
          </w:rPr>
          <w:tab/>
        </w:r>
        <w:r w:rsidRPr="00022ACB">
          <w:rPr>
            <w:rStyle w:val="Hyperlink"/>
            <w:noProof/>
          </w:rPr>
          <w:t>UCS – Associar Grupo de Servidor</w:t>
        </w:r>
        <w:r>
          <w:rPr>
            <w:noProof/>
            <w:webHidden/>
          </w:rPr>
          <w:tab/>
        </w:r>
        <w:r>
          <w:rPr>
            <w:noProof/>
            <w:webHidden/>
          </w:rPr>
          <w:fldChar w:fldCharType="begin"/>
        </w:r>
        <w:r>
          <w:rPr>
            <w:noProof/>
            <w:webHidden/>
          </w:rPr>
          <w:instrText xml:space="preserve"> PAGEREF _Toc78905608 \h </w:instrText>
        </w:r>
        <w:r>
          <w:rPr>
            <w:noProof/>
            <w:webHidden/>
          </w:rPr>
        </w:r>
        <w:r>
          <w:rPr>
            <w:noProof/>
            <w:webHidden/>
          </w:rPr>
          <w:fldChar w:fldCharType="separate"/>
        </w:r>
        <w:r>
          <w:rPr>
            <w:noProof/>
            <w:webHidden/>
          </w:rPr>
          <w:t>11</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09" w:history="1">
        <w:r w:rsidRPr="00022ACB">
          <w:rPr>
            <w:rStyle w:val="Hyperlink"/>
            <w:noProof/>
          </w:rPr>
          <w:t>4.3.1.</w:t>
        </w:r>
        <w:r>
          <w:rPr>
            <w:rFonts w:asciiTheme="minorHAnsi" w:eastAsiaTheme="minorEastAsia" w:hAnsiTheme="minorHAnsi" w:cstheme="minorBidi"/>
            <w:noProof/>
            <w:sz w:val="22"/>
            <w:szCs w:val="22"/>
            <w:lang w:val="en-US" w:eastAsia="en-US"/>
          </w:rPr>
          <w:tab/>
        </w:r>
        <w:r w:rsidRPr="00022ACB">
          <w:rPr>
            <w:rStyle w:val="Hyperlink"/>
            <w:noProof/>
          </w:rPr>
          <w:t>Fluxo Básico</w:t>
        </w:r>
        <w:r>
          <w:rPr>
            <w:noProof/>
            <w:webHidden/>
          </w:rPr>
          <w:tab/>
        </w:r>
        <w:r>
          <w:rPr>
            <w:noProof/>
            <w:webHidden/>
          </w:rPr>
          <w:fldChar w:fldCharType="begin"/>
        </w:r>
        <w:r>
          <w:rPr>
            <w:noProof/>
            <w:webHidden/>
          </w:rPr>
          <w:instrText xml:space="preserve"> PAGEREF _Toc78905609 \h </w:instrText>
        </w:r>
        <w:r>
          <w:rPr>
            <w:noProof/>
            <w:webHidden/>
          </w:rPr>
        </w:r>
        <w:r>
          <w:rPr>
            <w:noProof/>
            <w:webHidden/>
          </w:rPr>
          <w:fldChar w:fldCharType="separate"/>
        </w:r>
        <w:r>
          <w:rPr>
            <w:noProof/>
            <w:webHidden/>
          </w:rPr>
          <w:t>11</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10" w:history="1">
        <w:r w:rsidRPr="00022ACB">
          <w:rPr>
            <w:rStyle w:val="Hyperlink"/>
            <w:noProof/>
          </w:rPr>
          <w:t>4.3.2.</w:t>
        </w:r>
        <w:r>
          <w:rPr>
            <w:rFonts w:asciiTheme="minorHAnsi" w:eastAsiaTheme="minorEastAsia" w:hAnsiTheme="minorHAnsi" w:cstheme="minorBidi"/>
            <w:noProof/>
            <w:sz w:val="22"/>
            <w:szCs w:val="22"/>
            <w:lang w:val="en-US" w:eastAsia="en-US"/>
          </w:rPr>
          <w:tab/>
        </w:r>
        <w:r w:rsidRPr="00022ACB">
          <w:rPr>
            <w:rStyle w:val="Hyperlink"/>
            <w:noProof/>
          </w:rPr>
          <w:t>Pos Condição</w:t>
        </w:r>
        <w:r>
          <w:rPr>
            <w:noProof/>
            <w:webHidden/>
          </w:rPr>
          <w:tab/>
        </w:r>
        <w:r>
          <w:rPr>
            <w:noProof/>
            <w:webHidden/>
          </w:rPr>
          <w:fldChar w:fldCharType="begin"/>
        </w:r>
        <w:r>
          <w:rPr>
            <w:noProof/>
            <w:webHidden/>
          </w:rPr>
          <w:instrText xml:space="preserve"> PAGEREF _Toc78905610 \h </w:instrText>
        </w:r>
        <w:r>
          <w:rPr>
            <w:noProof/>
            <w:webHidden/>
          </w:rPr>
        </w:r>
        <w:r>
          <w:rPr>
            <w:noProof/>
            <w:webHidden/>
          </w:rPr>
          <w:fldChar w:fldCharType="separate"/>
        </w:r>
        <w:r>
          <w:rPr>
            <w:noProof/>
            <w:webHidden/>
          </w:rPr>
          <w:t>11</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11" w:history="1">
        <w:r w:rsidRPr="00022ACB">
          <w:rPr>
            <w:rStyle w:val="Hyperlink"/>
            <w:noProof/>
          </w:rPr>
          <w:t>4.3.3.</w:t>
        </w:r>
        <w:r>
          <w:rPr>
            <w:rFonts w:asciiTheme="minorHAnsi" w:eastAsiaTheme="minorEastAsia" w:hAnsiTheme="minorHAnsi" w:cstheme="minorBidi"/>
            <w:noProof/>
            <w:sz w:val="22"/>
            <w:szCs w:val="22"/>
            <w:lang w:val="en-US" w:eastAsia="en-US"/>
          </w:rPr>
          <w:tab/>
        </w:r>
        <w:r w:rsidRPr="00022ACB">
          <w:rPr>
            <w:rStyle w:val="Hyperlink"/>
            <w:noProof/>
          </w:rPr>
          <w:t>Fluxo Exceção</w:t>
        </w:r>
        <w:r>
          <w:rPr>
            <w:noProof/>
            <w:webHidden/>
          </w:rPr>
          <w:tab/>
        </w:r>
        <w:r>
          <w:rPr>
            <w:noProof/>
            <w:webHidden/>
          </w:rPr>
          <w:fldChar w:fldCharType="begin"/>
        </w:r>
        <w:r>
          <w:rPr>
            <w:noProof/>
            <w:webHidden/>
          </w:rPr>
          <w:instrText xml:space="preserve"> PAGEREF _Toc78905611 \h </w:instrText>
        </w:r>
        <w:r>
          <w:rPr>
            <w:noProof/>
            <w:webHidden/>
          </w:rPr>
        </w:r>
        <w:r>
          <w:rPr>
            <w:noProof/>
            <w:webHidden/>
          </w:rPr>
          <w:fldChar w:fldCharType="separate"/>
        </w:r>
        <w:r>
          <w:rPr>
            <w:noProof/>
            <w:webHidden/>
          </w:rPr>
          <w:t>11</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12" w:history="1">
        <w:r w:rsidRPr="00022ACB">
          <w:rPr>
            <w:rStyle w:val="Hyperlink"/>
            <w:noProof/>
          </w:rPr>
          <w:t>4.4.</w:t>
        </w:r>
        <w:r>
          <w:rPr>
            <w:rFonts w:asciiTheme="minorHAnsi" w:eastAsiaTheme="minorEastAsia" w:hAnsiTheme="minorHAnsi" w:cstheme="minorBidi"/>
            <w:noProof/>
            <w:sz w:val="22"/>
            <w:szCs w:val="22"/>
            <w:lang w:val="en-US" w:eastAsia="en-US"/>
          </w:rPr>
          <w:tab/>
        </w:r>
        <w:r w:rsidRPr="00022ACB">
          <w:rPr>
            <w:rStyle w:val="Hyperlink"/>
            <w:noProof/>
          </w:rPr>
          <w:t>UCS – Excluir Interrupção de Licença Prêmio</w:t>
        </w:r>
        <w:r>
          <w:rPr>
            <w:noProof/>
            <w:webHidden/>
          </w:rPr>
          <w:tab/>
        </w:r>
        <w:r>
          <w:rPr>
            <w:noProof/>
            <w:webHidden/>
          </w:rPr>
          <w:fldChar w:fldCharType="begin"/>
        </w:r>
        <w:r>
          <w:rPr>
            <w:noProof/>
            <w:webHidden/>
          </w:rPr>
          <w:instrText xml:space="preserve"> PAGEREF _Toc78905612 \h </w:instrText>
        </w:r>
        <w:r>
          <w:rPr>
            <w:noProof/>
            <w:webHidden/>
          </w:rPr>
        </w:r>
        <w:r>
          <w:rPr>
            <w:noProof/>
            <w:webHidden/>
          </w:rPr>
          <w:fldChar w:fldCharType="separate"/>
        </w:r>
        <w:r>
          <w:rPr>
            <w:noProof/>
            <w:webHidden/>
          </w:rPr>
          <w:t>11</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13" w:history="1">
        <w:r w:rsidRPr="00022ACB">
          <w:rPr>
            <w:rStyle w:val="Hyperlink"/>
            <w:noProof/>
          </w:rPr>
          <w:t>4.4.1.</w:t>
        </w:r>
        <w:r>
          <w:rPr>
            <w:rFonts w:asciiTheme="minorHAnsi" w:eastAsiaTheme="minorEastAsia" w:hAnsiTheme="minorHAnsi" w:cstheme="minorBidi"/>
            <w:noProof/>
            <w:sz w:val="22"/>
            <w:szCs w:val="22"/>
            <w:lang w:val="en-US" w:eastAsia="en-US"/>
          </w:rPr>
          <w:tab/>
        </w:r>
        <w:r w:rsidRPr="00022ACB">
          <w:rPr>
            <w:rStyle w:val="Hyperlink"/>
            <w:noProof/>
          </w:rPr>
          <w:t>Fluxo Básico</w:t>
        </w:r>
        <w:r>
          <w:rPr>
            <w:noProof/>
            <w:webHidden/>
          </w:rPr>
          <w:tab/>
        </w:r>
        <w:r>
          <w:rPr>
            <w:noProof/>
            <w:webHidden/>
          </w:rPr>
          <w:fldChar w:fldCharType="begin"/>
        </w:r>
        <w:r>
          <w:rPr>
            <w:noProof/>
            <w:webHidden/>
          </w:rPr>
          <w:instrText xml:space="preserve"> PAGEREF _Toc78905613 \h </w:instrText>
        </w:r>
        <w:r>
          <w:rPr>
            <w:noProof/>
            <w:webHidden/>
          </w:rPr>
        </w:r>
        <w:r>
          <w:rPr>
            <w:noProof/>
            <w:webHidden/>
          </w:rPr>
          <w:fldChar w:fldCharType="separate"/>
        </w:r>
        <w:r>
          <w:rPr>
            <w:noProof/>
            <w:webHidden/>
          </w:rPr>
          <w:t>11</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14" w:history="1">
        <w:r w:rsidRPr="00022ACB">
          <w:rPr>
            <w:rStyle w:val="Hyperlink"/>
            <w:noProof/>
          </w:rPr>
          <w:t>4.4.2.</w:t>
        </w:r>
        <w:r>
          <w:rPr>
            <w:rFonts w:asciiTheme="minorHAnsi" w:eastAsiaTheme="minorEastAsia" w:hAnsiTheme="minorHAnsi" w:cstheme="minorBidi"/>
            <w:noProof/>
            <w:sz w:val="22"/>
            <w:szCs w:val="22"/>
            <w:lang w:val="en-US" w:eastAsia="en-US"/>
          </w:rPr>
          <w:tab/>
        </w:r>
        <w:r w:rsidRPr="00022ACB">
          <w:rPr>
            <w:rStyle w:val="Hyperlink"/>
            <w:noProof/>
          </w:rPr>
          <w:t>Pos Condição</w:t>
        </w:r>
        <w:r>
          <w:rPr>
            <w:noProof/>
            <w:webHidden/>
          </w:rPr>
          <w:tab/>
        </w:r>
        <w:r>
          <w:rPr>
            <w:noProof/>
            <w:webHidden/>
          </w:rPr>
          <w:fldChar w:fldCharType="begin"/>
        </w:r>
        <w:r>
          <w:rPr>
            <w:noProof/>
            <w:webHidden/>
          </w:rPr>
          <w:instrText xml:space="preserve"> PAGEREF _Toc78905614 \h </w:instrText>
        </w:r>
        <w:r>
          <w:rPr>
            <w:noProof/>
            <w:webHidden/>
          </w:rPr>
        </w:r>
        <w:r>
          <w:rPr>
            <w:noProof/>
            <w:webHidden/>
          </w:rPr>
          <w:fldChar w:fldCharType="separate"/>
        </w:r>
        <w:r>
          <w:rPr>
            <w:noProof/>
            <w:webHidden/>
          </w:rPr>
          <w:t>12</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15" w:history="1">
        <w:r w:rsidRPr="00022ACB">
          <w:rPr>
            <w:rStyle w:val="Hyperlink"/>
            <w:noProof/>
          </w:rPr>
          <w:t>4.4.3.</w:t>
        </w:r>
        <w:r>
          <w:rPr>
            <w:rFonts w:asciiTheme="minorHAnsi" w:eastAsiaTheme="minorEastAsia" w:hAnsiTheme="minorHAnsi" w:cstheme="minorBidi"/>
            <w:noProof/>
            <w:sz w:val="22"/>
            <w:szCs w:val="22"/>
            <w:lang w:val="en-US" w:eastAsia="en-US"/>
          </w:rPr>
          <w:tab/>
        </w:r>
        <w:r w:rsidRPr="00022ACB">
          <w:rPr>
            <w:rStyle w:val="Hyperlink"/>
            <w:noProof/>
          </w:rPr>
          <w:t>Fluxo Exceção</w:t>
        </w:r>
        <w:r>
          <w:rPr>
            <w:noProof/>
            <w:webHidden/>
          </w:rPr>
          <w:tab/>
        </w:r>
        <w:r>
          <w:rPr>
            <w:noProof/>
            <w:webHidden/>
          </w:rPr>
          <w:fldChar w:fldCharType="begin"/>
        </w:r>
        <w:r>
          <w:rPr>
            <w:noProof/>
            <w:webHidden/>
          </w:rPr>
          <w:instrText xml:space="preserve"> PAGEREF _Toc78905615 \h </w:instrText>
        </w:r>
        <w:r>
          <w:rPr>
            <w:noProof/>
            <w:webHidden/>
          </w:rPr>
        </w:r>
        <w:r>
          <w:rPr>
            <w:noProof/>
            <w:webHidden/>
          </w:rPr>
          <w:fldChar w:fldCharType="separate"/>
        </w:r>
        <w:r>
          <w:rPr>
            <w:noProof/>
            <w:webHidden/>
          </w:rPr>
          <w:t>12</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16" w:history="1">
        <w:r w:rsidRPr="00022ACB">
          <w:rPr>
            <w:rStyle w:val="Hyperlink"/>
            <w:noProof/>
          </w:rPr>
          <w:t>4.5.</w:t>
        </w:r>
        <w:r>
          <w:rPr>
            <w:rFonts w:asciiTheme="minorHAnsi" w:eastAsiaTheme="minorEastAsia" w:hAnsiTheme="minorHAnsi" w:cstheme="minorBidi"/>
            <w:noProof/>
            <w:sz w:val="22"/>
            <w:szCs w:val="22"/>
            <w:lang w:val="en-US" w:eastAsia="en-US"/>
          </w:rPr>
          <w:tab/>
        </w:r>
        <w:r w:rsidRPr="00022ACB">
          <w:rPr>
            <w:rStyle w:val="Hyperlink"/>
            <w:noProof/>
          </w:rPr>
          <w:t>UCS – Excluir Usufruto de Licença Prêmio</w:t>
        </w:r>
        <w:r>
          <w:rPr>
            <w:noProof/>
            <w:webHidden/>
          </w:rPr>
          <w:tab/>
        </w:r>
        <w:r>
          <w:rPr>
            <w:noProof/>
            <w:webHidden/>
          </w:rPr>
          <w:fldChar w:fldCharType="begin"/>
        </w:r>
        <w:r>
          <w:rPr>
            <w:noProof/>
            <w:webHidden/>
          </w:rPr>
          <w:instrText xml:space="preserve"> PAGEREF _Toc78905616 \h </w:instrText>
        </w:r>
        <w:r>
          <w:rPr>
            <w:noProof/>
            <w:webHidden/>
          </w:rPr>
        </w:r>
        <w:r>
          <w:rPr>
            <w:noProof/>
            <w:webHidden/>
          </w:rPr>
          <w:fldChar w:fldCharType="separate"/>
        </w:r>
        <w:r>
          <w:rPr>
            <w:noProof/>
            <w:webHidden/>
          </w:rPr>
          <w:t>12</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17" w:history="1">
        <w:r w:rsidRPr="00022ACB">
          <w:rPr>
            <w:rStyle w:val="Hyperlink"/>
            <w:noProof/>
          </w:rPr>
          <w:t>4.5.1.</w:t>
        </w:r>
        <w:r>
          <w:rPr>
            <w:rFonts w:asciiTheme="minorHAnsi" w:eastAsiaTheme="minorEastAsia" w:hAnsiTheme="minorHAnsi" w:cstheme="minorBidi"/>
            <w:noProof/>
            <w:sz w:val="22"/>
            <w:szCs w:val="22"/>
            <w:lang w:val="en-US" w:eastAsia="en-US"/>
          </w:rPr>
          <w:tab/>
        </w:r>
        <w:r w:rsidRPr="00022ACB">
          <w:rPr>
            <w:rStyle w:val="Hyperlink"/>
            <w:noProof/>
          </w:rPr>
          <w:t>Fluxo Básico</w:t>
        </w:r>
        <w:r>
          <w:rPr>
            <w:noProof/>
            <w:webHidden/>
          </w:rPr>
          <w:tab/>
        </w:r>
        <w:r>
          <w:rPr>
            <w:noProof/>
            <w:webHidden/>
          </w:rPr>
          <w:fldChar w:fldCharType="begin"/>
        </w:r>
        <w:r>
          <w:rPr>
            <w:noProof/>
            <w:webHidden/>
          </w:rPr>
          <w:instrText xml:space="preserve"> PAGEREF _Toc78905617 \h </w:instrText>
        </w:r>
        <w:r>
          <w:rPr>
            <w:noProof/>
            <w:webHidden/>
          </w:rPr>
        </w:r>
        <w:r>
          <w:rPr>
            <w:noProof/>
            <w:webHidden/>
          </w:rPr>
          <w:fldChar w:fldCharType="separate"/>
        </w:r>
        <w:r>
          <w:rPr>
            <w:noProof/>
            <w:webHidden/>
          </w:rPr>
          <w:t>12</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18" w:history="1">
        <w:r w:rsidRPr="00022ACB">
          <w:rPr>
            <w:rStyle w:val="Hyperlink"/>
            <w:noProof/>
          </w:rPr>
          <w:t>4.5.2.</w:t>
        </w:r>
        <w:r>
          <w:rPr>
            <w:rFonts w:asciiTheme="minorHAnsi" w:eastAsiaTheme="minorEastAsia" w:hAnsiTheme="minorHAnsi" w:cstheme="minorBidi"/>
            <w:noProof/>
            <w:sz w:val="22"/>
            <w:szCs w:val="22"/>
            <w:lang w:val="en-US" w:eastAsia="en-US"/>
          </w:rPr>
          <w:tab/>
        </w:r>
        <w:r w:rsidRPr="00022ACB">
          <w:rPr>
            <w:rStyle w:val="Hyperlink"/>
            <w:noProof/>
          </w:rPr>
          <w:t>Pos Condição</w:t>
        </w:r>
        <w:r>
          <w:rPr>
            <w:noProof/>
            <w:webHidden/>
          </w:rPr>
          <w:tab/>
        </w:r>
        <w:r>
          <w:rPr>
            <w:noProof/>
            <w:webHidden/>
          </w:rPr>
          <w:fldChar w:fldCharType="begin"/>
        </w:r>
        <w:r>
          <w:rPr>
            <w:noProof/>
            <w:webHidden/>
          </w:rPr>
          <w:instrText xml:space="preserve"> PAGEREF _Toc78905618 \h </w:instrText>
        </w:r>
        <w:r>
          <w:rPr>
            <w:noProof/>
            <w:webHidden/>
          </w:rPr>
        </w:r>
        <w:r>
          <w:rPr>
            <w:noProof/>
            <w:webHidden/>
          </w:rPr>
          <w:fldChar w:fldCharType="separate"/>
        </w:r>
        <w:r>
          <w:rPr>
            <w:noProof/>
            <w:webHidden/>
          </w:rPr>
          <w:t>13</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19" w:history="1">
        <w:r w:rsidRPr="00022ACB">
          <w:rPr>
            <w:rStyle w:val="Hyperlink"/>
            <w:noProof/>
          </w:rPr>
          <w:t>4.5.3.</w:t>
        </w:r>
        <w:r>
          <w:rPr>
            <w:rFonts w:asciiTheme="minorHAnsi" w:eastAsiaTheme="minorEastAsia" w:hAnsiTheme="minorHAnsi" w:cstheme="minorBidi"/>
            <w:noProof/>
            <w:sz w:val="22"/>
            <w:szCs w:val="22"/>
            <w:lang w:val="en-US" w:eastAsia="en-US"/>
          </w:rPr>
          <w:tab/>
        </w:r>
        <w:r w:rsidRPr="00022ACB">
          <w:rPr>
            <w:rStyle w:val="Hyperlink"/>
            <w:noProof/>
          </w:rPr>
          <w:t>Fluxo Exceção</w:t>
        </w:r>
        <w:r>
          <w:rPr>
            <w:noProof/>
            <w:webHidden/>
          </w:rPr>
          <w:tab/>
        </w:r>
        <w:r>
          <w:rPr>
            <w:noProof/>
            <w:webHidden/>
          </w:rPr>
          <w:fldChar w:fldCharType="begin"/>
        </w:r>
        <w:r>
          <w:rPr>
            <w:noProof/>
            <w:webHidden/>
          </w:rPr>
          <w:instrText xml:space="preserve"> PAGEREF _Toc78905619 \h </w:instrText>
        </w:r>
        <w:r>
          <w:rPr>
            <w:noProof/>
            <w:webHidden/>
          </w:rPr>
        </w:r>
        <w:r>
          <w:rPr>
            <w:noProof/>
            <w:webHidden/>
          </w:rPr>
          <w:fldChar w:fldCharType="separate"/>
        </w:r>
        <w:r>
          <w:rPr>
            <w:noProof/>
            <w:webHidden/>
          </w:rPr>
          <w:t>13</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20" w:history="1">
        <w:r w:rsidRPr="00022ACB">
          <w:rPr>
            <w:rStyle w:val="Hyperlink"/>
            <w:noProof/>
          </w:rPr>
          <w:t>4.6.</w:t>
        </w:r>
        <w:r>
          <w:rPr>
            <w:rFonts w:asciiTheme="minorHAnsi" w:eastAsiaTheme="minorEastAsia" w:hAnsiTheme="minorHAnsi" w:cstheme="minorBidi"/>
            <w:noProof/>
            <w:sz w:val="22"/>
            <w:szCs w:val="22"/>
            <w:lang w:val="en-US" w:eastAsia="en-US"/>
          </w:rPr>
          <w:tab/>
        </w:r>
        <w:r w:rsidRPr="00022ACB">
          <w:rPr>
            <w:rStyle w:val="Hyperlink"/>
            <w:noProof/>
          </w:rPr>
          <w:t>UCS – Gerar Resumo da Licença Prêmio</w:t>
        </w:r>
        <w:r>
          <w:rPr>
            <w:noProof/>
            <w:webHidden/>
          </w:rPr>
          <w:tab/>
        </w:r>
        <w:r>
          <w:rPr>
            <w:noProof/>
            <w:webHidden/>
          </w:rPr>
          <w:fldChar w:fldCharType="begin"/>
        </w:r>
        <w:r>
          <w:rPr>
            <w:noProof/>
            <w:webHidden/>
          </w:rPr>
          <w:instrText xml:space="preserve"> PAGEREF _Toc78905620 \h </w:instrText>
        </w:r>
        <w:r>
          <w:rPr>
            <w:noProof/>
            <w:webHidden/>
          </w:rPr>
        </w:r>
        <w:r>
          <w:rPr>
            <w:noProof/>
            <w:webHidden/>
          </w:rPr>
          <w:fldChar w:fldCharType="separate"/>
        </w:r>
        <w:r>
          <w:rPr>
            <w:noProof/>
            <w:webHidden/>
          </w:rPr>
          <w:t>13</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21" w:history="1">
        <w:r w:rsidRPr="00022ACB">
          <w:rPr>
            <w:rStyle w:val="Hyperlink"/>
            <w:noProof/>
          </w:rPr>
          <w:t>4.6.1.</w:t>
        </w:r>
        <w:r>
          <w:rPr>
            <w:rFonts w:asciiTheme="minorHAnsi" w:eastAsiaTheme="minorEastAsia" w:hAnsiTheme="minorHAnsi" w:cstheme="minorBidi"/>
            <w:noProof/>
            <w:sz w:val="22"/>
            <w:szCs w:val="22"/>
            <w:lang w:val="en-US" w:eastAsia="en-US"/>
          </w:rPr>
          <w:tab/>
        </w:r>
        <w:r w:rsidRPr="00022ACB">
          <w:rPr>
            <w:rStyle w:val="Hyperlink"/>
            <w:noProof/>
          </w:rPr>
          <w:t>Fluxo Básico</w:t>
        </w:r>
        <w:r>
          <w:rPr>
            <w:noProof/>
            <w:webHidden/>
          </w:rPr>
          <w:tab/>
        </w:r>
        <w:r>
          <w:rPr>
            <w:noProof/>
            <w:webHidden/>
          </w:rPr>
          <w:fldChar w:fldCharType="begin"/>
        </w:r>
        <w:r>
          <w:rPr>
            <w:noProof/>
            <w:webHidden/>
          </w:rPr>
          <w:instrText xml:space="preserve"> PAGEREF _Toc78905621 \h </w:instrText>
        </w:r>
        <w:r>
          <w:rPr>
            <w:noProof/>
            <w:webHidden/>
          </w:rPr>
        </w:r>
        <w:r>
          <w:rPr>
            <w:noProof/>
            <w:webHidden/>
          </w:rPr>
          <w:fldChar w:fldCharType="separate"/>
        </w:r>
        <w:r>
          <w:rPr>
            <w:noProof/>
            <w:webHidden/>
          </w:rPr>
          <w:t>13</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22" w:history="1">
        <w:r w:rsidRPr="00022ACB">
          <w:rPr>
            <w:rStyle w:val="Hyperlink"/>
            <w:noProof/>
          </w:rPr>
          <w:t>4.6.2.</w:t>
        </w:r>
        <w:r>
          <w:rPr>
            <w:rFonts w:asciiTheme="minorHAnsi" w:eastAsiaTheme="minorEastAsia" w:hAnsiTheme="minorHAnsi" w:cstheme="minorBidi"/>
            <w:noProof/>
            <w:sz w:val="22"/>
            <w:szCs w:val="22"/>
            <w:lang w:val="en-US" w:eastAsia="en-US"/>
          </w:rPr>
          <w:tab/>
        </w:r>
        <w:r w:rsidRPr="00022ACB">
          <w:rPr>
            <w:rStyle w:val="Hyperlink"/>
            <w:noProof/>
          </w:rPr>
          <w:t>Pos Condição</w:t>
        </w:r>
        <w:r>
          <w:rPr>
            <w:noProof/>
            <w:webHidden/>
          </w:rPr>
          <w:tab/>
        </w:r>
        <w:r>
          <w:rPr>
            <w:noProof/>
            <w:webHidden/>
          </w:rPr>
          <w:fldChar w:fldCharType="begin"/>
        </w:r>
        <w:r>
          <w:rPr>
            <w:noProof/>
            <w:webHidden/>
          </w:rPr>
          <w:instrText xml:space="preserve"> PAGEREF _Toc78905622 \h </w:instrText>
        </w:r>
        <w:r>
          <w:rPr>
            <w:noProof/>
            <w:webHidden/>
          </w:rPr>
        </w:r>
        <w:r>
          <w:rPr>
            <w:noProof/>
            <w:webHidden/>
          </w:rPr>
          <w:fldChar w:fldCharType="separate"/>
        </w:r>
        <w:r>
          <w:rPr>
            <w:noProof/>
            <w:webHidden/>
          </w:rPr>
          <w:t>13</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23" w:history="1">
        <w:r w:rsidRPr="00022ACB">
          <w:rPr>
            <w:rStyle w:val="Hyperlink"/>
            <w:noProof/>
          </w:rPr>
          <w:t>4.6.3.</w:t>
        </w:r>
        <w:r>
          <w:rPr>
            <w:rFonts w:asciiTheme="minorHAnsi" w:eastAsiaTheme="minorEastAsia" w:hAnsiTheme="minorHAnsi" w:cstheme="minorBidi"/>
            <w:noProof/>
            <w:sz w:val="22"/>
            <w:szCs w:val="22"/>
            <w:lang w:val="en-US" w:eastAsia="en-US"/>
          </w:rPr>
          <w:tab/>
        </w:r>
        <w:r w:rsidRPr="00022ACB">
          <w:rPr>
            <w:rStyle w:val="Hyperlink"/>
            <w:noProof/>
          </w:rPr>
          <w:t>Fluxo Exceção</w:t>
        </w:r>
        <w:r>
          <w:rPr>
            <w:noProof/>
            <w:webHidden/>
          </w:rPr>
          <w:tab/>
        </w:r>
        <w:r>
          <w:rPr>
            <w:noProof/>
            <w:webHidden/>
          </w:rPr>
          <w:fldChar w:fldCharType="begin"/>
        </w:r>
        <w:r>
          <w:rPr>
            <w:noProof/>
            <w:webHidden/>
          </w:rPr>
          <w:instrText xml:space="preserve"> PAGEREF _Toc78905623 \h </w:instrText>
        </w:r>
        <w:r>
          <w:rPr>
            <w:noProof/>
            <w:webHidden/>
          </w:rPr>
        </w:r>
        <w:r>
          <w:rPr>
            <w:noProof/>
            <w:webHidden/>
          </w:rPr>
          <w:fldChar w:fldCharType="separate"/>
        </w:r>
        <w:r>
          <w:rPr>
            <w:noProof/>
            <w:webHidden/>
          </w:rPr>
          <w:t>13</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24" w:history="1">
        <w:r w:rsidRPr="00022ACB">
          <w:rPr>
            <w:rStyle w:val="Hyperlink"/>
            <w:noProof/>
          </w:rPr>
          <w:t>4.7.</w:t>
        </w:r>
        <w:r>
          <w:rPr>
            <w:rFonts w:asciiTheme="minorHAnsi" w:eastAsiaTheme="minorEastAsia" w:hAnsiTheme="minorHAnsi" w:cstheme="minorBidi"/>
            <w:noProof/>
            <w:sz w:val="22"/>
            <w:szCs w:val="22"/>
            <w:lang w:val="en-US" w:eastAsia="en-US"/>
          </w:rPr>
          <w:tab/>
        </w:r>
        <w:r w:rsidRPr="00022ACB">
          <w:rPr>
            <w:rStyle w:val="Hyperlink"/>
            <w:noProof/>
          </w:rPr>
          <w:t>UCS – Incluir Usufruto de Licença Prêmio</w:t>
        </w:r>
        <w:r>
          <w:rPr>
            <w:noProof/>
            <w:webHidden/>
          </w:rPr>
          <w:tab/>
        </w:r>
        <w:r>
          <w:rPr>
            <w:noProof/>
            <w:webHidden/>
          </w:rPr>
          <w:fldChar w:fldCharType="begin"/>
        </w:r>
        <w:r>
          <w:rPr>
            <w:noProof/>
            <w:webHidden/>
          </w:rPr>
          <w:instrText xml:space="preserve"> PAGEREF _Toc78905624 \h </w:instrText>
        </w:r>
        <w:r>
          <w:rPr>
            <w:noProof/>
            <w:webHidden/>
          </w:rPr>
        </w:r>
        <w:r>
          <w:rPr>
            <w:noProof/>
            <w:webHidden/>
          </w:rPr>
          <w:fldChar w:fldCharType="separate"/>
        </w:r>
        <w:r>
          <w:rPr>
            <w:noProof/>
            <w:webHidden/>
          </w:rPr>
          <w:t>13</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25" w:history="1">
        <w:r w:rsidRPr="00022ACB">
          <w:rPr>
            <w:rStyle w:val="Hyperlink"/>
            <w:noProof/>
          </w:rPr>
          <w:t>4.7.1.</w:t>
        </w:r>
        <w:r>
          <w:rPr>
            <w:rFonts w:asciiTheme="minorHAnsi" w:eastAsiaTheme="minorEastAsia" w:hAnsiTheme="minorHAnsi" w:cstheme="minorBidi"/>
            <w:noProof/>
            <w:sz w:val="22"/>
            <w:szCs w:val="22"/>
            <w:lang w:val="en-US" w:eastAsia="en-US"/>
          </w:rPr>
          <w:tab/>
        </w:r>
        <w:r w:rsidRPr="00022ACB">
          <w:rPr>
            <w:rStyle w:val="Hyperlink"/>
            <w:noProof/>
          </w:rPr>
          <w:t>Fluxo Básico</w:t>
        </w:r>
        <w:r>
          <w:rPr>
            <w:noProof/>
            <w:webHidden/>
          </w:rPr>
          <w:tab/>
        </w:r>
        <w:r>
          <w:rPr>
            <w:noProof/>
            <w:webHidden/>
          </w:rPr>
          <w:fldChar w:fldCharType="begin"/>
        </w:r>
        <w:r>
          <w:rPr>
            <w:noProof/>
            <w:webHidden/>
          </w:rPr>
          <w:instrText xml:space="preserve"> PAGEREF _Toc78905625 \h </w:instrText>
        </w:r>
        <w:r>
          <w:rPr>
            <w:noProof/>
            <w:webHidden/>
          </w:rPr>
        </w:r>
        <w:r>
          <w:rPr>
            <w:noProof/>
            <w:webHidden/>
          </w:rPr>
          <w:fldChar w:fldCharType="separate"/>
        </w:r>
        <w:r>
          <w:rPr>
            <w:noProof/>
            <w:webHidden/>
          </w:rPr>
          <w:t>13</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26" w:history="1">
        <w:r w:rsidRPr="00022ACB">
          <w:rPr>
            <w:rStyle w:val="Hyperlink"/>
            <w:noProof/>
          </w:rPr>
          <w:t>4.7.2.</w:t>
        </w:r>
        <w:r>
          <w:rPr>
            <w:rFonts w:asciiTheme="minorHAnsi" w:eastAsiaTheme="minorEastAsia" w:hAnsiTheme="minorHAnsi" w:cstheme="minorBidi"/>
            <w:noProof/>
            <w:sz w:val="22"/>
            <w:szCs w:val="22"/>
            <w:lang w:val="en-US" w:eastAsia="en-US"/>
          </w:rPr>
          <w:tab/>
        </w:r>
        <w:r w:rsidRPr="00022ACB">
          <w:rPr>
            <w:rStyle w:val="Hyperlink"/>
            <w:noProof/>
          </w:rPr>
          <w:t>Fluxo Alternativo 1</w:t>
        </w:r>
        <w:r>
          <w:rPr>
            <w:noProof/>
            <w:webHidden/>
          </w:rPr>
          <w:tab/>
        </w:r>
        <w:r>
          <w:rPr>
            <w:noProof/>
            <w:webHidden/>
          </w:rPr>
          <w:fldChar w:fldCharType="begin"/>
        </w:r>
        <w:r>
          <w:rPr>
            <w:noProof/>
            <w:webHidden/>
          </w:rPr>
          <w:instrText xml:space="preserve"> PAGEREF _Toc78905626 \h </w:instrText>
        </w:r>
        <w:r>
          <w:rPr>
            <w:noProof/>
            <w:webHidden/>
          </w:rPr>
        </w:r>
        <w:r>
          <w:rPr>
            <w:noProof/>
            <w:webHidden/>
          </w:rPr>
          <w:fldChar w:fldCharType="separate"/>
        </w:r>
        <w:r>
          <w:rPr>
            <w:noProof/>
            <w:webHidden/>
          </w:rPr>
          <w:t>14</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27" w:history="1">
        <w:r w:rsidRPr="00022ACB">
          <w:rPr>
            <w:rStyle w:val="Hyperlink"/>
            <w:noProof/>
          </w:rPr>
          <w:t>4.7.3.</w:t>
        </w:r>
        <w:r>
          <w:rPr>
            <w:rFonts w:asciiTheme="minorHAnsi" w:eastAsiaTheme="minorEastAsia" w:hAnsiTheme="minorHAnsi" w:cstheme="minorBidi"/>
            <w:noProof/>
            <w:sz w:val="22"/>
            <w:szCs w:val="22"/>
            <w:lang w:val="en-US" w:eastAsia="en-US"/>
          </w:rPr>
          <w:tab/>
        </w:r>
        <w:r w:rsidRPr="00022ACB">
          <w:rPr>
            <w:rStyle w:val="Hyperlink"/>
            <w:noProof/>
          </w:rPr>
          <w:t>Pos Condição</w:t>
        </w:r>
        <w:r>
          <w:rPr>
            <w:noProof/>
            <w:webHidden/>
          </w:rPr>
          <w:tab/>
        </w:r>
        <w:r>
          <w:rPr>
            <w:noProof/>
            <w:webHidden/>
          </w:rPr>
          <w:fldChar w:fldCharType="begin"/>
        </w:r>
        <w:r>
          <w:rPr>
            <w:noProof/>
            <w:webHidden/>
          </w:rPr>
          <w:instrText xml:space="preserve"> PAGEREF _Toc78905627 \h </w:instrText>
        </w:r>
        <w:r>
          <w:rPr>
            <w:noProof/>
            <w:webHidden/>
          </w:rPr>
        </w:r>
        <w:r>
          <w:rPr>
            <w:noProof/>
            <w:webHidden/>
          </w:rPr>
          <w:fldChar w:fldCharType="separate"/>
        </w:r>
        <w:r>
          <w:rPr>
            <w:noProof/>
            <w:webHidden/>
          </w:rPr>
          <w:t>15</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28" w:history="1">
        <w:r w:rsidRPr="00022ACB">
          <w:rPr>
            <w:rStyle w:val="Hyperlink"/>
            <w:noProof/>
          </w:rPr>
          <w:t>4.7.4.</w:t>
        </w:r>
        <w:r>
          <w:rPr>
            <w:rFonts w:asciiTheme="minorHAnsi" w:eastAsiaTheme="minorEastAsia" w:hAnsiTheme="minorHAnsi" w:cstheme="minorBidi"/>
            <w:noProof/>
            <w:sz w:val="22"/>
            <w:szCs w:val="22"/>
            <w:lang w:val="en-US" w:eastAsia="en-US"/>
          </w:rPr>
          <w:tab/>
        </w:r>
        <w:r w:rsidRPr="00022ACB">
          <w:rPr>
            <w:rStyle w:val="Hyperlink"/>
            <w:noProof/>
          </w:rPr>
          <w:t>Fluxo Exceção</w:t>
        </w:r>
        <w:r>
          <w:rPr>
            <w:noProof/>
            <w:webHidden/>
          </w:rPr>
          <w:tab/>
        </w:r>
        <w:r>
          <w:rPr>
            <w:noProof/>
            <w:webHidden/>
          </w:rPr>
          <w:fldChar w:fldCharType="begin"/>
        </w:r>
        <w:r>
          <w:rPr>
            <w:noProof/>
            <w:webHidden/>
          </w:rPr>
          <w:instrText xml:space="preserve"> PAGEREF _Toc78905628 \h </w:instrText>
        </w:r>
        <w:r>
          <w:rPr>
            <w:noProof/>
            <w:webHidden/>
          </w:rPr>
        </w:r>
        <w:r>
          <w:rPr>
            <w:noProof/>
            <w:webHidden/>
          </w:rPr>
          <w:fldChar w:fldCharType="separate"/>
        </w:r>
        <w:r>
          <w:rPr>
            <w:noProof/>
            <w:webHidden/>
          </w:rPr>
          <w:t>15</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29" w:history="1">
        <w:r w:rsidRPr="00022ACB">
          <w:rPr>
            <w:rStyle w:val="Hyperlink"/>
            <w:noProof/>
          </w:rPr>
          <w:t>4.8.</w:t>
        </w:r>
        <w:r>
          <w:rPr>
            <w:rFonts w:asciiTheme="minorHAnsi" w:eastAsiaTheme="minorEastAsia" w:hAnsiTheme="minorHAnsi" w:cstheme="minorBidi"/>
            <w:noProof/>
            <w:sz w:val="22"/>
            <w:szCs w:val="22"/>
            <w:lang w:val="en-US" w:eastAsia="en-US"/>
          </w:rPr>
          <w:tab/>
        </w:r>
        <w:r w:rsidRPr="00022ACB">
          <w:rPr>
            <w:rStyle w:val="Hyperlink"/>
            <w:noProof/>
          </w:rPr>
          <w:t>UCS – Interromper Usufruto de Licença Prêmio</w:t>
        </w:r>
        <w:r>
          <w:rPr>
            <w:noProof/>
            <w:webHidden/>
          </w:rPr>
          <w:tab/>
        </w:r>
        <w:r>
          <w:rPr>
            <w:noProof/>
            <w:webHidden/>
          </w:rPr>
          <w:fldChar w:fldCharType="begin"/>
        </w:r>
        <w:r>
          <w:rPr>
            <w:noProof/>
            <w:webHidden/>
          </w:rPr>
          <w:instrText xml:space="preserve"> PAGEREF _Toc78905629 \h </w:instrText>
        </w:r>
        <w:r>
          <w:rPr>
            <w:noProof/>
            <w:webHidden/>
          </w:rPr>
        </w:r>
        <w:r>
          <w:rPr>
            <w:noProof/>
            <w:webHidden/>
          </w:rPr>
          <w:fldChar w:fldCharType="separate"/>
        </w:r>
        <w:r>
          <w:rPr>
            <w:noProof/>
            <w:webHidden/>
          </w:rPr>
          <w:t>15</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30" w:history="1">
        <w:r w:rsidRPr="00022ACB">
          <w:rPr>
            <w:rStyle w:val="Hyperlink"/>
            <w:noProof/>
          </w:rPr>
          <w:t>4.8.1.</w:t>
        </w:r>
        <w:r>
          <w:rPr>
            <w:rFonts w:asciiTheme="minorHAnsi" w:eastAsiaTheme="minorEastAsia" w:hAnsiTheme="minorHAnsi" w:cstheme="minorBidi"/>
            <w:noProof/>
            <w:sz w:val="22"/>
            <w:szCs w:val="22"/>
            <w:lang w:val="en-US" w:eastAsia="en-US"/>
          </w:rPr>
          <w:tab/>
        </w:r>
        <w:r w:rsidRPr="00022ACB">
          <w:rPr>
            <w:rStyle w:val="Hyperlink"/>
            <w:noProof/>
          </w:rPr>
          <w:t>Fluxo Básico</w:t>
        </w:r>
        <w:r>
          <w:rPr>
            <w:noProof/>
            <w:webHidden/>
          </w:rPr>
          <w:tab/>
        </w:r>
        <w:r>
          <w:rPr>
            <w:noProof/>
            <w:webHidden/>
          </w:rPr>
          <w:fldChar w:fldCharType="begin"/>
        </w:r>
        <w:r>
          <w:rPr>
            <w:noProof/>
            <w:webHidden/>
          </w:rPr>
          <w:instrText xml:space="preserve"> PAGEREF _Toc78905630 \h </w:instrText>
        </w:r>
        <w:r>
          <w:rPr>
            <w:noProof/>
            <w:webHidden/>
          </w:rPr>
        </w:r>
        <w:r>
          <w:rPr>
            <w:noProof/>
            <w:webHidden/>
          </w:rPr>
          <w:fldChar w:fldCharType="separate"/>
        </w:r>
        <w:r>
          <w:rPr>
            <w:noProof/>
            <w:webHidden/>
          </w:rPr>
          <w:t>15</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31" w:history="1">
        <w:r w:rsidRPr="00022ACB">
          <w:rPr>
            <w:rStyle w:val="Hyperlink"/>
            <w:noProof/>
          </w:rPr>
          <w:t>4.8.2.</w:t>
        </w:r>
        <w:r>
          <w:rPr>
            <w:rFonts w:asciiTheme="minorHAnsi" w:eastAsiaTheme="minorEastAsia" w:hAnsiTheme="minorHAnsi" w:cstheme="minorBidi"/>
            <w:noProof/>
            <w:sz w:val="22"/>
            <w:szCs w:val="22"/>
            <w:lang w:val="en-US" w:eastAsia="en-US"/>
          </w:rPr>
          <w:tab/>
        </w:r>
        <w:r w:rsidRPr="00022ACB">
          <w:rPr>
            <w:rStyle w:val="Hyperlink"/>
            <w:noProof/>
          </w:rPr>
          <w:t>Fluxo Alternativo 1</w:t>
        </w:r>
        <w:r>
          <w:rPr>
            <w:noProof/>
            <w:webHidden/>
          </w:rPr>
          <w:tab/>
        </w:r>
        <w:r>
          <w:rPr>
            <w:noProof/>
            <w:webHidden/>
          </w:rPr>
          <w:fldChar w:fldCharType="begin"/>
        </w:r>
        <w:r>
          <w:rPr>
            <w:noProof/>
            <w:webHidden/>
          </w:rPr>
          <w:instrText xml:space="preserve"> PAGEREF _Toc78905631 \h </w:instrText>
        </w:r>
        <w:r>
          <w:rPr>
            <w:noProof/>
            <w:webHidden/>
          </w:rPr>
        </w:r>
        <w:r>
          <w:rPr>
            <w:noProof/>
            <w:webHidden/>
          </w:rPr>
          <w:fldChar w:fldCharType="separate"/>
        </w:r>
        <w:r>
          <w:rPr>
            <w:noProof/>
            <w:webHidden/>
          </w:rPr>
          <w:t>16</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32" w:history="1">
        <w:r w:rsidRPr="00022ACB">
          <w:rPr>
            <w:rStyle w:val="Hyperlink"/>
            <w:noProof/>
          </w:rPr>
          <w:t>4.8.3.</w:t>
        </w:r>
        <w:r>
          <w:rPr>
            <w:rFonts w:asciiTheme="minorHAnsi" w:eastAsiaTheme="minorEastAsia" w:hAnsiTheme="minorHAnsi" w:cstheme="minorBidi"/>
            <w:noProof/>
            <w:sz w:val="22"/>
            <w:szCs w:val="22"/>
            <w:lang w:val="en-US" w:eastAsia="en-US"/>
          </w:rPr>
          <w:tab/>
        </w:r>
        <w:r w:rsidRPr="00022ACB">
          <w:rPr>
            <w:rStyle w:val="Hyperlink"/>
            <w:noProof/>
          </w:rPr>
          <w:t>Pos Condição</w:t>
        </w:r>
        <w:r>
          <w:rPr>
            <w:noProof/>
            <w:webHidden/>
          </w:rPr>
          <w:tab/>
        </w:r>
        <w:r>
          <w:rPr>
            <w:noProof/>
            <w:webHidden/>
          </w:rPr>
          <w:fldChar w:fldCharType="begin"/>
        </w:r>
        <w:r>
          <w:rPr>
            <w:noProof/>
            <w:webHidden/>
          </w:rPr>
          <w:instrText xml:space="preserve"> PAGEREF _Toc78905632 \h </w:instrText>
        </w:r>
        <w:r>
          <w:rPr>
            <w:noProof/>
            <w:webHidden/>
          </w:rPr>
        </w:r>
        <w:r>
          <w:rPr>
            <w:noProof/>
            <w:webHidden/>
          </w:rPr>
          <w:fldChar w:fldCharType="separate"/>
        </w:r>
        <w:r>
          <w:rPr>
            <w:noProof/>
            <w:webHidden/>
          </w:rPr>
          <w:t>17</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33" w:history="1">
        <w:r w:rsidRPr="00022ACB">
          <w:rPr>
            <w:rStyle w:val="Hyperlink"/>
            <w:noProof/>
          </w:rPr>
          <w:t>4.8.4.</w:t>
        </w:r>
        <w:r>
          <w:rPr>
            <w:rFonts w:asciiTheme="minorHAnsi" w:eastAsiaTheme="minorEastAsia" w:hAnsiTheme="minorHAnsi" w:cstheme="minorBidi"/>
            <w:noProof/>
            <w:sz w:val="22"/>
            <w:szCs w:val="22"/>
            <w:lang w:val="en-US" w:eastAsia="en-US"/>
          </w:rPr>
          <w:tab/>
        </w:r>
        <w:r w:rsidRPr="00022ACB">
          <w:rPr>
            <w:rStyle w:val="Hyperlink"/>
            <w:noProof/>
          </w:rPr>
          <w:t>Fluxo Exceção</w:t>
        </w:r>
        <w:r>
          <w:rPr>
            <w:noProof/>
            <w:webHidden/>
          </w:rPr>
          <w:tab/>
        </w:r>
        <w:r>
          <w:rPr>
            <w:noProof/>
            <w:webHidden/>
          </w:rPr>
          <w:fldChar w:fldCharType="begin"/>
        </w:r>
        <w:r>
          <w:rPr>
            <w:noProof/>
            <w:webHidden/>
          </w:rPr>
          <w:instrText xml:space="preserve"> PAGEREF _Toc78905633 \h </w:instrText>
        </w:r>
        <w:r>
          <w:rPr>
            <w:noProof/>
            <w:webHidden/>
          </w:rPr>
        </w:r>
        <w:r>
          <w:rPr>
            <w:noProof/>
            <w:webHidden/>
          </w:rPr>
          <w:fldChar w:fldCharType="separate"/>
        </w:r>
        <w:r>
          <w:rPr>
            <w:noProof/>
            <w:webHidden/>
          </w:rPr>
          <w:t>17</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34" w:history="1">
        <w:r w:rsidRPr="00022ACB">
          <w:rPr>
            <w:rStyle w:val="Hyperlink"/>
            <w:noProof/>
          </w:rPr>
          <w:t>4.9.</w:t>
        </w:r>
        <w:r>
          <w:rPr>
            <w:rFonts w:asciiTheme="minorHAnsi" w:eastAsiaTheme="minorEastAsia" w:hAnsiTheme="minorHAnsi" w:cstheme="minorBidi"/>
            <w:noProof/>
            <w:sz w:val="22"/>
            <w:szCs w:val="22"/>
            <w:lang w:val="en-US" w:eastAsia="en-US"/>
          </w:rPr>
          <w:tab/>
        </w:r>
        <w:r w:rsidRPr="00022ACB">
          <w:rPr>
            <w:rStyle w:val="Hyperlink"/>
            <w:noProof/>
          </w:rPr>
          <w:t>UCS – Listar Usufruto de Licença Prêmio</w:t>
        </w:r>
        <w:r>
          <w:rPr>
            <w:noProof/>
            <w:webHidden/>
          </w:rPr>
          <w:tab/>
        </w:r>
        <w:r>
          <w:rPr>
            <w:noProof/>
            <w:webHidden/>
          </w:rPr>
          <w:fldChar w:fldCharType="begin"/>
        </w:r>
        <w:r>
          <w:rPr>
            <w:noProof/>
            <w:webHidden/>
          </w:rPr>
          <w:instrText xml:space="preserve"> PAGEREF _Toc78905634 \h </w:instrText>
        </w:r>
        <w:r>
          <w:rPr>
            <w:noProof/>
            <w:webHidden/>
          </w:rPr>
        </w:r>
        <w:r>
          <w:rPr>
            <w:noProof/>
            <w:webHidden/>
          </w:rPr>
          <w:fldChar w:fldCharType="separate"/>
        </w:r>
        <w:r>
          <w:rPr>
            <w:noProof/>
            <w:webHidden/>
          </w:rPr>
          <w:t>17</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35" w:history="1">
        <w:r w:rsidRPr="00022ACB">
          <w:rPr>
            <w:rStyle w:val="Hyperlink"/>
            <w:noProof/>
          </w:rPr>
          <w:t>4.9.1.</w:t>
        </w:r>
        <w:r>
          <w:rPr>
            <w:rFonts w:asciiTheme="minorHAnsi" w:eastAsiaTheme="minorEastAsia" w:hAnsiTheme="minorHAnsi" w:cstheme="minorBidi"/>
            <w:noProof/>
            <w:sz w:val="22"/>
            <w:szCs w:val="22"/>
            <w:lang w:val="en-US" w:eastAsia="en-US"/>
          </w:rPr>
          <w:tab/>
        </w:r>
        <w:r w:rsidRPr="00022ACB">
          <w:rPr>
            <w:rStyle w:val="Hyperlink"/>
            <w:noProof/>
          </w:rPr>
          <w:t>Fluxo Básico</w:t>
        </w:r>
        <w:r>
          <w:rPr>
            <w:noProof/>
            <w:webHidden/>
          </w:rPr>
          <w:tab/>
        </w:r>
        <w:r>
          <w:rPr>
            <w:noProof/>
            <w:webHidden/>
          </w:rPr>
          <w:fldChar w:fldCharType="begin"/>
        </w:r>
        <w:r>
          <w:rPr>
            <w:noProof/>
            <w:webHidden/>
          </w:rPr>
          <w:instrText xml:space="preserve"> PAGEREF _Toc78905635 \h </w:instrText>
        </w:r>
        <w:r>
          <w:rPr>
            <w:noProof/>
            <w:webHidden/>
          </w:rPr>
        </w:r>
        <w:r>
          <w:rPr>
            <w:noProof/>
            <w:webHidden/>
          </w:rPr>
          <w:fldChar w:fldCharType="separate"/>
        </w:r>
        <w:r>
          <w:rPr>
            <w:noProof/>
            <w:webHidden/>
          </w:rPr>
          <w:t>17</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36" w:history="1">
        <w:r w:rsidRPr="00022ACB">
          <w:rPr>
            <w:rStyle w:val="Hyperlink"/>
            <w:noProof/>
          </w:rPr>
          <w:t>4.9.2.</w:t>
        </w:r>
        <w:r>
          <w:rPr>
            <w:rFonts w:asciiTheme="minorHAnsi" w:eastAsiaTheme="minorEastAsia" w:hAnsiTheme="minorHAnsi" w:cstheme="minorBidi"/>
            <w:noProof/>
            <w:sz w:val="22"/>
            <w:szCs w:val="22"/>
            <w:lang w:val="en-US" w:eastAsia="en-US"/>
          </w:rPr>
          <w:tab/>
        </w:r>
        <w:r w:rsidRPr="00022ACB">
          <w:rPr>
            <w:rStyle w:val="Hyperlink"/>
            <w:noProof/>
          </w:rPr>
          <w:t>Pos Condição</w:t>
        </w:r>
        <w:r>
          <w:rPr>
            <w:noProof/>
            <w:webHidden/>
          </w:rPr>
          <w:tab/>
        </w:r>
        <w:r>
          <w:rPr>
            <w:noProof/>
            <w:webHidden/>
          </w:rPr>
          <w:fldChar w:fldCharType="begin"/>
        </w:r>
        <w:r>
          <w:rPr>
            <w:noProof/>
            <w:webHidden/>
          </w:rPr>
          <w:instrText xml:space="preserve"> PAGEREF _Toc78905636 \h </w:instrText>
        </w:r>
        <w:r>
          <w:rPr>
            <w:noProof/>
            <w:webHidden/>
          </w:rPr>
        </w:r>
        <w:r>
          <w:rPr>
            <w:noProof/>
            <w:webHidden/>
          </w:rPr>
          <w:fldChar w:fldCharType="separate"/>
        </w:r>
        <w:r>
          <w:rPr>
            <w:noProof/>
            <w:webHidden/>
          </w:rPr>
          <w:t>17</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37" w:history="1">
        <w:r w:rsidRPr="00022ACB">
          <w:rPr>
            <w:rStyle w:val="Hyperlink"/>
            <w:noProof/>
          </w:rPr>
          <w:t>4.9.3.</w:t>
        </w:r>
        <w:r>
          <w:rPr>
            <w:rFonts w:asciiTheme="minorHAnsi" w:eastAsiaTheme="minorEastAsia" w:hAnsiTheme="minorHAnsi" w:cstheme="minorBidi"/>
            <w:noProof/>
            <w:sz w:val="22"/>
            <w:szCs w:val="22"/>
            <w:lang w:val="en-US" w:eastAsia="en-US"/>
          </w:rPr>
          <w:tab/>
        </w:r>
        <w:r w:rsidRPr="00022ACB">
          <w:rPr>
            <w:rStyle w:val="Hyperlink"/>
            <w:noProof/>
          </w:rPr>
          <w:t>Fluxo Exceção</w:t>
        </w:r>
        <w:r>
          <w:rPr>
            <w:noProof/>
            <w:webHidden/>
          </w:rPr>
          <w:tab/>
        </w:r>
        <w:r>
          <w:rPr>
            <w:noProof/>
            <w:webHidden/>
          </w:rPr>
          <w:fldChar w:fldCharType="begin"/>
        </w:r>
        <w:r>
          <w:rPr>
            <w:noProof/>
            <w:webHidden/>
          </w:rPr>
          <w:instrText xml:space="preserve"> PAGEREF _Toc78905637 \h </w:instrText>
        </w:r>
        <w:r>
          <w:rPr>
            <w:noProof/>
            <w:webHidden/>
          </w:rPr>
        </w:r>
        <w:r>
          <w:rPr>
            <w:noProof/>
            <w:webHidden/>
          </w:rPr>
          <w:fldChar w:fldCharType="separate"/>
        </w:r>
        <w:r>
          <w:rPr>
            <w:noProof/>
            <w:webHidden/>
          </w:rPr>
          <w:t>17</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38" w:history="1">
        <w:r w:rsidRPr="00022ACB">
          <w:rPr>
            <w:rStyle w:val="Hyperlink"/>
            <w:noProof/>
          </w:rPr>
          <w:t>4.10.</w:t>
        </w:r>
        <w:r>
          <w:rPr>
            <w:rFonts w:asciiTheme="minorHAnsi" w:eastAsiaTheme="minorEastAsia" w:hAnsiTheme="minorHAnsi" w:cstheme="minorBidi"/>
            <w:noProof/>
            <w:sz w:val="22"/>
            <w:szCs w:val="22"/>
            <w:lang w:val="en-US" w:eastAsia="en-US"/>
          </w:rPr>
          <w:tab/>
        </w:r>
        <w:r w:rsidRPr="00022ACB">
          <w:rPr>
            <w:rStyle w:val="Hyperlink"/>
            <w:noProof/>
          </w:rPr>
          <w:t>UCS – Pesquisar Licença Prêmio / Assiduidade</w:t>
        </w:r>
        <w:r>
          <w:rPr>
            <w:noProof/>
            <w:webHidden/>
          </w:rPr>
          <w:tab/>
        </w:r>
        <w:r>
          <w:rPr>
            <w:noProof/>
            <w:webHidden/>
          </w:rPr>
          <w:fldChar w:fldCharType="begin"/>
        </w:r>
        <w:r>
          <w:rPr>
            <w:noProof/>
            <w:webHidden/>
          </w:rPr>
          <w:instrText xml:space="preserve"> PAGEREF _Toc78905638 \h </w:instrText>
        </w:r>
        <w:r>
          <w:rPr>
            <w:noProof/>
            <w:webHidden/>
          </w:rPr>
        </w:r>
        <w:r>
          <w:rPr>
            <w:noProof/>
            <w:webHidden/>
          </w:rPr>
          <w:fldChar w:fldCharType="separate"/>
        </w:r>
        <w:r>
          <w:rPr>
            <w:noProof/>
            <w:webHidden/>
          </w:rPr>
          <w:t>17</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39" w:history="1">
        <w:r w:rsidRPr="00022ACB">
          <w:rPr>
            <w:rStyle w:val="Hyperlink"/>
            <w:noProof/>
          </w:rPr>
          <w:t>4.10.1.</w:t>
        </w:r>
        <w:r>
          <w:rPr>
            <w:rFonts w:asciiTheme="minorHAnsi" w:eastAsiaTheme="minorEastAsia" w:hAnsiTheme="minorHAnsi" w:cstheme="minorBidi"/>
            <w:noProof/>
            <w:sz w:val="22"/>
            <w:szCs w:val="22"/>
            <w:lang w:val="en-US" w:eastAsia="en-US"/>
          </w:rPr>
          <w:tab/>
        </w:r>
        <w:r w:rsidRPr="00022ACB">
          <w:rPr>
            <w:rStyle w:val="Hyperlink"/>
            <w:noProof/>
          </w:rPr>
          <w:t>Fluxo Básico</w:t>
        </w:r>
        <w:r>
          <w:rPr>
            <w:noProof/>
            <w:webHidden/>
          </w:rPr>
          <w:tab/>
        </w:r>
        <w:r>
          <w:rPr>
            <w:noProof/>
            <w:webHidden/>
          </w:rPr>
          <w:fldChar w:fldCharType="begin"/>
        </w:r>
        <w:r>
          <w:rPr>
            <w:noProof/>
            <w:webHidden/>
          </w:rPr>
          <w:instrText xml:space="preserve"> PAGEREF _Toc78905639 \h </w:instrText>
        </w:r>
        <w:r>
          <w:rPr>
            <w:noProof/>
            <w:webHidden/>
          </w:rPr>
        </w:r>
        <w:r>
          <w:rPr>
            <w:noProof/>
            <w:webHidden/>
          </w:rPr>
          <w:fldChar w:fldCharType="separate"/>
        </w:r>
        <w:r>
          <w:rPr>
            <w:noProof/>
            <w:webHidden/>
          </w:rPr>
          <w:t>18</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40" w:history="1">
        <w:r w:rsidRPr="00022ACB">
          <w:rPr>
            <w:rStyle w:val="Hyperlink"/>
            <w:noProof/>
          </w:rPr>
          <w:t>4.10.2.</w:t>
        </w:r>
        <w:r>
          <w:rPr>
            <w:rFonts w:asciiTheme="minorHAnsi" w:eastAsiaTheme="minorEastAsia" w:hAnsiTheme="minorHAnsi" w:cstheme="minorBidi"/>
            <w:noProof/>
            <w:sz w:val="22"/>
            <w:szCs w:val="22"/>
            <w:lang w:val="en-US" w:eastAsia="en-US"/>
          </w:rPr>
          <w:tab/>
        </w:r>
        <w:r w:rsidRPr="00022ACB">
          <w:rPr>
            <w:rStyle w:val="Hyperlink"/>
            <w:noProof/>
          </w:rPr>
          <w:t>Fluxo Alternativo 1</w:t>
        </w:r>
        <w:r>
          <w:rPr>
            <w:noProof/>
            <w:webHidden/>
          </w:rPr>
          <w:tab/>
        </w:r>
        <w:r>
          <w:rPr>
            <w:noProof/>
            <w:webHidden/>
          </w:rPr>
          <w:fldChar w:fldCharType="begin"/>
        </w:r>
        <w:r>
          <w:rPr>
            <w:noProof/>
            <w:webHidden/>
          </w:rPr>
          <w:instrText xml:space="preserve"> PAGEREF _Toc78905640 \h </w:instrText>
        </w:r>
        <w:r>
          <w:rPr>
            <w:noProof/>
            <w:webHidden/>
          </w:rPr>
        </w:r>
        <w:r>
          <w:rPr>
            <w:noProof/>
            <w:webHidden/>
          </w:rPr>
          <w:fldChar w:fldCharType="separate"/>
        </w:r>
        <w:r>
          <w:rPr>
            <w:noProof/>
            <w:webHidden/>
          </w:rPr>
          <w:t>18</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41" w:history="1">
        <w:r w:rsidRPr="00022ACB">
          <w:rPr>
            <w:rStyle w:val="Hyperlink"/>
            <w:noProof/>
          </w:rPr>
          <w:t>4.10.3.</w:t>
        </w:r>
        <w:r>
          <w:rPr>
            <w:rFonts w:asciiTheme="minorHAnsi" w:eastAsiaTheme="minorEastAsia" w:hAnsiTheme="minorHAnsi" w:cstheme="minorBidi"/>
            <w:noProof/>
            <w:sz w:val="22"/>
            <w:szCs w:val="22"/>
            <w:lang w:val="en-US" w:eastAsia="en-US"/>
          </w:rPr>
          <w:tab/>
        </w:r>
        <w:r w:rsidRPr="00022ACB">
          <w:rPr>
            <w:rStyle w:val="Hyperlink"/>
            <w:noProof/>
          </w:rPr>
          <w:t>Pos Condição</w:t>
        </w:r>
        <w:r>
          <w:rPr>
            <w:noProof/>
            <w:webHidden/>
          </w:rPr>
          <w:tab/>
        </w:r>
        <w:r>
          <w:rPr>
            <w:noProof/>
            <w:webHidden/>
          </w:rPr>
          <w:fldChar w:fldCharType="begin"/>
        </w:r>
        <w:r>
          <w:rPr>
            <w:noProof/>
            <w:webHidden/>
          </w:rPr>
          <w:instrText xml:space="preserve"> PAGEREF _Toc78905641 \h </w:instrText>
        </w:r>
        <w:r>
          <w:rPr>
            <w:noProof/>
            <w:webHidden/>
          </w:rPr>
        </w:r>
        <w:r>
          <w:rPr>
            <w:noProof/>
            <w:webHidden/>
          </w:rPr>
          <w:fldChar w:fldCharType="separate"/>
        </w:r>
        <w:r>
          <w:rPr>
            <w:noProof/>
            <w:webHidden/>
          </w:rPr>
          <w:t>18</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42" w:history="1">
        <w:r w:rsidRPr="00022ACB">
          <w:rPr>
            <w:rStyle w:val="Hyperlink"/>
            <w:noProof/>
          </w:rPr>
          <w:t>4.10.4.</w:t>
        </w:r>
        <w:r>
          <w:rPr>
            <w:rFonts w:asciiTheme="minorHAnsi" w:eastAsiaTheme="minorEastAsia" w:hAnsiTheme="minorHAnsi" w:cstheme="minorBidi"/>
            <w:noProof/>
            <w:sz w:val="22"/>
            <w:szCs w:val="22"/>
            <w:lang w:val="en-US" w:eastAsia="en-US"/>
          </w:rPr>
          <w:tab/>
        </w:r>
        <w:r w:rsidRPr="00022ACB">
          <w:rPr>
            <w:rStyle w:val="Hyperlink"/>
            <w:noProof/>
          </w:rPr>
          <w:t>Fluxo Exceção</w:t>
        </w:r>
        <w:r>
          <w:rPr>
            <w:noProof/>
            <w:webHidden/>
          </w:rPr>
          <w:tab/>
        </w:r>
        <w:r>
          <w:rPr>
            <w:noProof/>
            <w:webHidden/>
          </w:rPr>
          <w:fldChar w:fldCharType="begin"/>
        </w:r>
        <w:r>
          <w:rPr>
            <w:noProof/>
            <w:webHidden/>
          </w:rPr>
          <w:instrText xml:space="preserve"> PAGEREF _Toc78905642 \h </w:instrText>
        </w:r>
        <w:r>
          <w:rPr>
            <w:noProof/>
            <w:webHidden/>
          </w:rPr>
        </w:r>
        <w:r>
          <w:rPr>
            <w:noProof/>
            <w:webHidden/>
          </w:rPr>
          <w:fldChar w:fldCharType="separate"/>
        </w:r>
        <w:r>
          <w:rPr>
            <w:noProof/>
            <w:webHidden/>
          </w:rPr>
          <w:t>18</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43" w:history="1">
        <w:r w:rsidRPr="00022ACB">
          <w:rPr>
            <w:rStyle w:val="Hyperlink"/>
            <w:noProof/>
          </w:rPr>
          <w:t>4.11.</w:t>
        </w:r>
        <w:r>
          <w:rPr>
            <w:rFonts w:asciiTheme="minorHAnsi" w:eastAsiaTheme="minorEastAsia" w:hAnsiTheme="minorHAnsi" w:cstheme="minorBidi"/>
            <w:noProof/>
            <w:sz w:val="22"/>
            <w:szCs w:val="22"/>
            <w:lang w:val="en-US" w:eastAsia="en-US"/>
          </w:rPr>
          <w:tab/>
        </w:r>
        <w:r w:rsidRPr="00022ACB">
          <w:rPr>
            <w:rStyle w:val="Hyperlink"/>
            <w:noProof/>
          </w:rPr>
          <w:t>UCS – Reorganizar Licença Prêmio / Assiduidade</w:t>
        </w:r>
        <w:r>
          <w:rPr>
            <w:noProof/>
            <w:webHidden/>
          </w:rPr>
          <w:tab/>
        </w:r>
        <w:r>
          <w:rPr>
            <w:noProof/>
            <w:webHidden/>
          </w:rPr>
          <w:fldChar w:fldCharType="begin"/>
        </w:r>
        <w:r>
          <w:rPr>
            <w:noProof/>
            <w:webHidden/>
          </w:rPr>
          <w:instrText xml:space="preserve"> PAGEREF _Toc78905643 \h </w:instrText>
        </w:r>
        <w:r>
          <w:rPr>
            <w:noProof/>
            <w:webHidden/>
          </w:rPr>
        </w:r>
        <w:r>
          <w:rPr>
            <w:noProof/>
            <w:webHidden/>
          </w:rPr>
          <w:fldChar w:fldCharType="separate"/>
        </w:r>
        <w:r>
          <w:rPr>
            <w:noProof/>
            <w:webHidden/>
          </w:rPr>
          <w:t>19</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44" w:history="1">
        <w:r w:rsidRPr="00022ACB">
          <w:rPr>
            <w:rStyle w:val="Hyperlink"/>
            <w:noProof/>
          </w:rPr>
          <w:t>4.11.1.</w:t>
        </w:r>
        <w:r>
          <w:rPr>
            <w:rFonts w:asciiTheme="minorHAnsi" w:eastAsiaTheme="minorEastAsia" w:hAnsiTheme="minorHAnsi" w:cstheme="minorBidi"/>
            <w:noProof/>
            <w:sz w:val="22"/>
            <w:szCs w:val="22"/>
            <w:lang w:val="en-US" w:eastAsia="en-US"/>
          </w:rPr>
          <w:tab/>
        </w:r>
        <w:r w:rsidRPr="00022ACB">
          <w:rPr>
            <w:rStyle w:val="Hyperlink"/>
            <w:noProof/>
          </w:rPr>
          <w:t>Fluxo Básico</w:t>
        </w:r>
        <w:r>
          <w:rPr>
            <w:noProof/>
            <w:webHidden/>
          </w:rPr>
          <w:tab/>
        </w:r>
        <w:r>
          <w:rPr>
            <w:noProof/>
            <w:webHidden/>
          </w:rPr>
          <w:fldChar w:fldCharType="begin"/>
        </w:r>
        <w:r>
          <w:rPr>
            <w:noProof/>
            <w:webHidden/>
          </w:rPr>
          <w:instrText xml:space="preserve"> PAGEREF _Toc78905644 \h </w:instrText>
        </w:r>
        <w:r>
          <w:rPr>
            <w:noProof/>
            <w:webHidden/>
          </w:rPr>
        </w:r>
        <w:r>
          <w:rPr>
            <w:noProof/>
            <w:webHidden/>
          </w:rPr>
          <w:fldChar w:fldCharType="separate"/>
        </w:r>
        <w:r>
          <w:rPr>
            <w:noProof/>
            <w:webHidden/>
          </w:rPr>
          <w:t>19</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45" w:history="1">
        <w:r w:rsidRPr="00022ACB">
          <w:rPr>
            <w:rStyle w:val="Hyperlink"/>
            <w:noProof/>
          </w:rPr>
          <w:t>4.11.2.</w:t>
        </w:r>
        <w:r>
          <w:rPr>
            <w:rFonts w:asciiTheme="minorHAnsi" w:eastAsiaTheme="minorEastAsia" w:hAnsiTheme="minorHAnsi" w:cstheme="minorBidi"/>
            <w:noProof/>
            <w:sz w:val="22"/>
            <w:szCs w:val="22"/>
            <w:lang w:val="en-US" w:eastAsia="en-US"/>
          </w:rPr>
          <w:tab/>
        </w:r>
        <w:r w:rsidRPr="00022ACB">
          <w:rPr>
            <w:rStyle w:val="Hyperlink"/>
            <w:noProof/>
          </w:rPr>
          <w:t>Pos Condição</w:t>
        </w:r>
        <w:r>
          <w:rPr>
            <w:noProof/>
            <w:webHidden/>
          </w:rPr>
          <w:tab/>
        </w:r>
        <w:r>
          <w:rPr>
            <w:noProof/>
            <w:webHidden/>
          </w:rPr>
          <w:fldChar w:fldCharType="begin"/>
        </w:r>
        <w:r>
          <w:rPr>
            <w:noProof/>
            <w:webHidden/>
          </w:rPr>
          <w:instrText xml:space="preserve"> PAGEREF _Toc78905645 \h </w:instrText>
        </w:r>
        <w:r>
          <w:rPr>
            <w:noProof/>
            <w:webHidden/>
          </w:rPr>
        </w:r>
        <w:r>
          <w:rPr>
            <w:noProof/>
            <w:webHidden/>
          </w:rPr>
          <w:fldChar w:fldCharType="separate"/>
        </w:r>
        <w:r>
          <w:rPr>
            <w:noProof/>
            <w:webHidden/>
          </w:rPr>
          <w:t>19</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46" w:history="1">
        <w:r w:rsidRPr="00022ACB">
          <w:rPr>
            <w:rStyle w:val="Hyperlink"/>
            <w:noProof/>
          </w:rPr>
          <w:t>4.11.3.</w:t>
        </w:r>
        <w:r>
          <w:rPr>
            <w:rFonts w:asciiTheme="minorHAnsi" w:eastAsiaTheme="minorEastAsia" w:hAnsiTheme="minorHAnsi" w:cstheme="minorBidi"/>
            <w:noProof/>
            <w:sz w:val="22"/>
            <w:szCs w:val="22"/>
            <w:lang w:val="en-US" w:eastAsia="en-US"/>
          </w:rPr>
          <w:tab/>
        </w:r>
        <w:r w:rsidRPr="00022ACB">
          <w:rPr>
            <w:rStyle w:val="Hyperlink"/>
            <w:noProof/>
          </w:rPr>
          <w:t>Fluxo Exceção</w:t>
        </w:r>
        <w:r>
          <w:rPr>
            <w:noProof/>
            <w:webHidden/>
          </w:rPr>
          <w:tab/>
        </w:r>
        <w:r>
          <w:rPr>
            <w:noProof/>
            <w:webHidden/>
          </w:rPr>
          <w:fldChar w:fldCharType="begin"/>
        </w:r>
        <w:r>
          <w:rPr>
            <w:noProof/>
            <w:webHidden/>
          </w:rPr>
          <w:instrText xml:space="preserve"> PAGEREF _Toc78905646 \h </w:instrText>
        </w:r>
        <w:r>
          <w:rPr>
            <w:noProof/>
            <w:webHidden/>
          </w:rPr>
        </w:r>
        <w:r>
          <w:rPr>
            <w:noProof/>
            <w:webHidden/>
          </w:rPr>
          <w:fldChar w:fldCharType="separate"/>
        </w:r>
        <w:r>
          <w:rPr>
            <w:noProof/>
            <w:webHidden/>
          </w:rPr>
          <w:t>19</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47" w:history="1">
        <w:r w:rsidRPr="00022ACB">
          <w:rPr>
            <w:rStyle w:val="Hyperlink"/>
            <w:noProof/>
          </w:rPr>
          <w:t>4.12.</w:t>
        </w:r>
        <w:r>
          <w:rPr>
            <w:rFonts w:asciiTheme="minorHAnsi" w:eastAsiaTheme="minorEastAsia" w:hAnsiTheme="minorHAnsi" w:cstheme="minorBidi"/>
            <w:noProof/>
            <w:sz w:val="22"/>
            <w:szCs w:val="22"/>
            <w:lang w:val="en-US" w:eastAsia="en-US"/>
          </w:rPr>
          <w:tab/>
        </w:r>
        <w:r w:rsidRPr="00022ACB">
          <w:rPr>
            <w:rStyle w:val="Hyperlink"/>
            <w:noProof/>
          </w:rPr>
          <w:t>UCS – Suspender Usufruto de Licença Prêmio</w:t>
        </w:r>
        <w:r>
          <w:rPr>
            <w:noProof/>
            <w:webHidden/>
          </w:rPr>
          <w:tab/>
        </w:r>
        <w:r>
          <w:rPr>
            <w:noProof/>
            <w:webHidden/>
          </w:rPr>
          <w:fldChar w:fldCharType="begin"/>
        </w:r>
        <w:r>
          <w:rPr>
            <w:noProof/>
            <w:webHidden/>
          </w:rPr>
          <w:instrText xml:space="preserve"> PAGEREF _Toc78905647 \h </w:instrText>
        </w:r>
        <w:r>
          <w:rPr>
            <w:noProof/>
            <w:webHidden/>
          </w:rPr>
        </w:r>
        <w:r>
          <w:rPr>
            <w:noProof/>
            <w:webHidden/>
          </w:rPr>
          <w:fldChar w:fldCharType="separate"/>
        </w:r>
        <w:r>
          <w:rPr>
            <w:noProof/>
            <w:webHidden/>
          </w:rPr>
          <w:t>20</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48" w:history="1">
        <w:r w:rsidRPr="00022ACB">
          <w:rPr>
            <w:rStyle w:val="Hyperlink"/>
            <w:noProof/>
          </w:rPr>
          <w:t>4.12.1.</w:t>
        </w:r>
        <w:r>
          <w:rPr>
            <w:rFonts w:asciiTheme="minorHAnsi" w:eastAsiaTheme="minorEastAsia" w:hAnsiTheme="minorHAnsi" w:cstheme="minorBidi"/>
            <w:noProof/>
            <w:sz w:val="22"/>
            <w:szCs w:val="22"/>
            <w:lang w:val="en-US" w:eastAsia="en-US"/>
          </w:rPr>
          <w:tab/>
        </w:r>
        <w:r w:rsidRPr="00022ACB">
          <w:rPr>
            <w:rStyle w:val="Hyperlink"/>
            <w:noProof/>
          </w:rPr>
          <w:t>Fluxo Básico</w:t>
        </w:r>
        <w:r>
          <w:rPr>
            <w:noProof/>
            <w:webHidden/>
          </w:rPr>
          <w:tab/>
        </w:r>
        <w:r>
          <w:rPr>
            <w:noProof/>
            <w:webHidden/>
          </w:rPr>
          <w:fldChar w:fldCharType="begin"/>
        </w:r>
        <w:r>
          <w:rPr>
            <w:noProof/>
            <w:webHidden/>
          </w:rPr>
          <w:instrText xml:space="preserve"> PAGEREF _Toc78905648 \h </w:instrText>
        </w:r>
        <w:r>
          <w:rPr>
            <w:noProof/>
            <w:webHidden/>
          </w:rPr>
        </w:r>
        <w:r>
          <w:rPr>
            <w:noProof/>
            <w:webHidden/>
          </w:rPr>
          <w:fldChar w:fldCharType="separate"/>
        </w:r>
        <w:r>
          <w:rPr>
            <w:noProof/>
            <w:webHidden/>
          </w:rPr>
          <w:t>20</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49" w:history="1">
        <w:r w:rsidRPr="00022ACB">
          <w:rPr>
            <w:rStyle w:val="Hyperlink"/>
            <w:noProof/>
          </w:rPr>
          <w:t>4.12.2.</w:t>
        </w:r>
        <w:r>
          <w:rPr>
            <w:rFonts w:asciiTheme="minorHAnsi" w:eastAsiaTheme="minorEastAsia" w:hAnsiTheme="minorHAnsi" w:cstheme="minorBidi"/>
            <w:noProof/>
            <w:sz w:val="22"/>
            <w:szCs w:val="22"/>
            <w:lang w:val="en-US" w:eastAsia="en-US"/>
          </w:rPr>
          <w:tab/>
        </w:r>
        <w:r w:rsidRPr="00022ACB">
          <w:rPr>
            <w:rStyle w:val="Hyperlink"/>
            <w:noProof/>
          </w:rPr>
          <w:t>Pos Condição</w:t>
        </w:r>
        <w:r>
          <w:rPr>
            <w:noProof/>
            <w:webHidden/>
          </w:rPr>
          <w:tab/>
        </w:r>
        <w:r>
          <w:rPr>
            <w:noProof/>
            <w:webHidden/>
          </w:rPr>
          <w:fldChar w:fldCharType="begin"/>
        </w:r>
        <w:r>
          <w:rPr>
            <w:noProof/>
            <w:webHidden/>
          </w:rPr>
          <w:instrText xml:space="preserve"> PAGEREF _Toc78905649 \h </w:instrText>
        </w:r>
        <w:r>
          <w:rPr>
            <w:noProof/>
            <w:webHidden/>
          </w:rPr>
        </w:r>
        <w:r>
          <w:rPr>
            <w:noProof/>
            <w:webHidden/>
          </w:rPr>
          <w:fldChar w:fldCharType="separate"/>
        </w:r>
        <w:r>
          <w:rPr>
            <w:noProof/>
            <w:webHidden/>
          </w:rPr>
          <w:t>20</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50" w:history="1">
        <w:r w:rsidRPr="00022ACB">
          <w:rPr>
            <w:rStyle w:val="Hyperlink"/>
            <w:noProof/>
          </w:rPr>
          <w:t>4.12.3.</w:t>
        </w:r>
        <w:r>
          <w:rPr>
            <w:rFonts w:asciiTheme="minorHAnsi" w:eastAsiaTheme="minorEastAsia" w:hAnsiTheme="minorHAnsi" w:cstheme="minorBidi"/>
            <w:noProof/>
            <w:sz w:val="22"/>
            <w:szCs w:val="22"/>
            <w:lang w:val="en-US" w:eastAsia="en-US"/>
          </w:rPr>
          <w:tab/>
        </w:r>
        <w:r w:rsidRPr="00022ACB">
          <w:rPr>
            <w:rStyle w:val="Hyperlink"/>
            <w:noProof/>
          </w:rPr>
          <w:t>Fluxo Exceção</w:t>
        </w:r>
        <w:r>
          <w:rPr>
            <w:noProof/>
            <w:webHidden/>
          </w:rPr>
          <w:tab/>
        </w:r>
        <w:r>
          <w:rPr>
            <w:noProof/>
            <w:webHidden/>
          </w:rPr>
          <w:fldChar w:fldCharType="begin"/>
        </w:r>
        <w:r>
          <w:rPr>
            <w:noProof/>
            <w:webHidden/>
          </w:rPr>
          <w:instrText xml:space="preserve"> PAGEREF _Toc78905650 \h </w:instrText>
        </w:r>
        <w:r>
          <w:rPr>
            <w:noProof/>
            <w:webHidden/>
          </w:rPr>
        </w:r>
        <w:r>
          <w:rPr>
            <w:noProof/>
            <w:webHidden/>
          </w:rPr>
          <w:fldChar w:fldCharType="separate"/>
        </w:r>
        <w:r>
          <w:rPr>
            <w:noProof/>
            <w:webHidden/>
          </w:rPr>
          <w:t>20</w:t>
        </w:r>
        <w:r>
          <w:rPr>
            <w:noProof/>
            <w:webHidden/>
          </w:rPr>
          <w:fldChar w:fldCharType="end"/>
        </w:r>
      </w:hyperlink>
    </w:p>
    <w:p w:rsidR="00E1128B" w:rsidRDefault="00E1128B">
      <w:pPr>
        <w:pStyle w:val="Sumrio1"/>
        <w:tabs>
          <w:tab w:val="left" w:pos="480"/>
          <w:tab w:val="right" w:leader="dot" w:pos="8494"/>
        </w:tabs>
        <w:rPr>
          <w:rFonts w:asciiTheme="minorHAnsi" w:eastAsiaTheme="minorEastAsia" w:hAnsiTheme="minorHAnsi" w:cstheme="minorBidi"/>
          <w:noProof/>
          <w:sz w:val="22"/>
          <w:szCs w:val="22"/>
          <w:lang w:val="en-US" w:eastAsia="en-US"/>
        </w:rPr>
      </w:pPr>
      <w:hyperlink w:anchor="_Toc78905651" w:history="1">
        <w:r w:rsidRPr="00022ACB">
          <w:rPr>
            <w:rStyle w:val="Hyperlink"/>
            <w:noProof/>
          </w:rPr>
          <w:t>5.</w:t>
        </w:r>
        <w:r>
          <w:rPr>
            <w:rFonts w:asciiTheme="minorHAnsi" w:eastAsiaTheme="minorEastAsia" w:hAnsiTheme="minorHAnsi" w:cstheme="minorBidi"/>
            <w:noProof/>
            <w:sz w:val="22"/>
            <w:szCs w:val="22"/>
            <w:lang w:val="en-US" w:eastAsia="en-US"/>
          </w:rPr>
          <w:tab/>
        </w:r>
        <w:r w:rsidRPr="00022ACB">
          <w:rPr>
            <w:rStyle w:val="Hyperlink"/>
            <w:noProof/>
          </w:rPr>
          <w:t>Regra de Negócio</w:t>
        </w:r>
        <w:r>
          <w:rPr>
            <w:noProof/>
            <w:webHidden/>
          </w:rPr>
          <w:tab/>
        </w:r>
        <w:r>
          <w:rPr>
            <w:noProof/>
            <w:webHidden/>
          </w:rPr>
          <w:fldChar w:fldCharType="begin"/>
        </w:r>
        <w:r>
          <w:rPr>
            <w:noProof/>
            <w:webHidden/>
          </w:rPr>
          <w:instrText xml:space="preserve"> PAGEREF _Toc78905651 \h </w:instrText>
        </w:r>
        <w:r>
          <w:rPr>
            <w:noProof/>
            <w:webHidden/>
          </w:rPr>
        </w:r>
        <w:r>
          <w:rPr>
            <w:noProof/>
            <w:webHidden/>
          </w:rPr>
          <w:fldChar w:fldCharType="separate"/>
        </w:r>
        <w:r>
          <w:rPr>
            <w:noProof/>
            <w:webHidden/>
          </w:rPr>
          <w:t>21</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52" w:history="1">
        <w:r w:rsidRPr="00022ACB">
          <w:rPr>
            <w:rStyle w:val="Hyperlink"/>
            <w:noProof/>
          </w:rPr>
          <w:t>5.1.</w:t>
        </w:r>
        <w:r>
          <w:rPr>
            <w:rFonts w:asciiTheme="minorHAnsi" w:eastAsiaTheme="minorEastAsia" w:hAnsiTheme="minorHAnsi" w:cstheme="minorBidi"/>
            <w:noProof/>
            <w:sz w:val="22"/>
            <w:szCs w:val="22"/>
            <w:lang w:val="en-US" w:eastAsia="en-US"/>
          </w:rPr>
          <w:tab/>
        </w:r>
        <w:r w:rsidRPr="00022ACB">
          <w:rPr>
            <w:rStyle w:val="Hyperlink"/>
            <w:noProof/>
          </w:rPr>
          <w:t>RN001</w:t>
        </w:r>
        <w:r>
          <w:rPr>
            <w:noProof/>
            <w:webHidden/>
          </w:rPr>
          <w:tab/>
        </w:r>
        <w:r>
          <w:rPr>
            <w:noProof/>
            <w:webHidden/>
          </w:rPr>
          <w:fldChar w:fldCharType="begin"/>
        </w:r>
        <w:r>
          <w:rPr>
            <w:noProof/>
            <w:webHidden/>
          </w:rPr>
          <w:instrText xml:space="preserve"> PAGEREF _Toc78905652 \h </w:instrText>
        </w:r>
        <w:r>
          <w:rPr>
            <w:noProof/>
            <w:webHidden/>
          </w:rPr>
        </w:r>
        <w:r>
          <w:rPr>
            <w:noProof/>
            <w:webHidden/>
          </w:rPr>
          <w:fldChar w:fldCharType="separate"/>
        </w:r>
        <w:r>
          <w:rPr>
            <w:noProof/>
            <w:webHidden/>
          </w:rPr>
          <w:t>21</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53" w:history="1">
        <w:r w:rsidRPr="00022ACB">
          <w:rPr>
            <w:rStyle w:val="Hyperlink"/>
            <w:noProof/>
          </w:rPr>
          <w:t>5.1.1.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_Toc78905653 \h </w:instrText>
        </w:r>
        <w:r>
          <w:rPr>
            <w:noProof/>
            <w:webHidden/>
          </w:rPr>
        </w:r>
        <w:r>
          <w:rPr>
            <w:noProof/>
            <w:webHidden/>
          </w:rPr>
          <w:fldChar w:fldCharType="separate"/>
        </w:r>
        <w:r>
          <w:rPr>
            <w:noProof/>
            <w:webHidden/>
          </w:rPr>
          <w:t>21</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54" w:history="1">
        <w:r w:rsidRPr="00022ACB">
          <w:rPr>
            <w:rStyle w:val="Hyperlink"/>
            <w:noProof/>
          </w:rPr>
          <w:t>5.2.</w:t>
        </w:r>
        <w:r>
          <w:rPr>
            <w:rFonts w:asciiTheme="minorHAnsi" w:eastAsiaTheme="minorEastAsia" w:hAnsiTheme="minorHAnsi" w:cstheme="minorBidi"/>
            <w:noProof/>
            <w:sz w:val="22"/>
            <w:szCs w:val="22"/>
            <w:lang w:val="en-US" w:eastAsia="en-US"/>
          </w:rPr>
          <w:tab/>
        </w:r>
        <w:r w:rsidRPr="00022ACB">
          <w:rPr>
            <w:rStyle w:val="Hyperlink"/>
            <w:noProof/>
          </w:rPr>
          <w:t>RN002</w:t>
        </w:r>
        <w:r>
          <w:rPr>
            <w:noProof/>
            <w:webHidden/>
          </w:rPr>
          <w:tab/>
        </w:r>
        <w:r>
          <w:rPr>
            <w:noProof/>
            <w:webHidden/>
          </w:rPr>
          <w:fldChar w:fldCharType="begin"/>
        </w:r>
        <w:r>
          <w:rPr>
            <w:noProof/>
            <w:webHidden/>
          </w:rPr>
          <w:instrText xml:space="preserve"> PAGEREF _Toc78905654 \h </w:instrText>
        </w:r>
        <w:r>
          <w:rPr>
            <w:noProof/>
            <w:webHidden/>
          </w:rPr>
        </w:r>
        <w:r>
          <w:rPr>
            <w:noProof/>
            <w:webHidden/>
          </w:rPr>
          <w:fldChar w:fldCharType="separate"/>
        </w:r>
        <w:r>
          <w:rPr>
            <w:noProof/>
            <w:webHidden/>
          </w:rPr>
          <w:t>21</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55" w:history="1">
        <w:r w:rsidRPr="00022ACB">
          <w:rPr>
            <w:rStyle w:val="Hyperlink"/>
            <w:noProof/>
          </w:rPr>
          <w:t>5.2.1.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_Toc78905655 \h </w:instrText>
        </w:r>
        <w:r>
          <w:rPr>
            <w:noProof/>
            <w:webHidden/>
          </w:rPr>
        </w:r>
        <w:r>
          <w:rPr>
            <w:noProof/>
            <w:webHidden/>
          </w:rPr>
          <w:fldChar w:fldCharType="separate"/>
        </w:r>
        <w:r>
          <w:rPr>
            <w:noProof/>
            <w:webHidden/>
          </w:rPr>
          <w:t>21</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56" w:history="1">
        <w:r w:rsidRPr="00022ACB">
          <w:rPr>
            <w:rStyle w:val="Hyperlink"/>
            <w:noProof/>
          </w:rPr>
          <w:t>5.3.</w:t>
        </w:r>
        <w:r>
          <w:rPr>
            <w:rFonts w:asciiTheme="minorHAnsi" w:eastAsiaTheme="minorEastAsia" w:hAnsiTheme="minorHAnsi" w:cstheme="minorBidi"/>
            <w:noProof/>
            <w:sz w:val="22"/>
            <w:szCs w:val="22"/>
            <w:lang w:val="en-US" w:eastAsia="en-US"/>
          </w:rPr>
          <w:tab/>
        </w:r>
        <w:r w:rsidRPr="00022ACB">
          <w:rPr>
            <w:rStyle w:val="Hyperlink"/>
            <w:noProof/>
          </w:rPr>
          <w:t>RN003</w:t>
        </w:r>
        <w:r>
          <w:rPr>
            <w:noProof/>
            <w:webHidden/>
          </w:rPr>
          <w:tab/>
        </w:r>
        <w:r>
          <w:rPr>
            <w:noProof/>
            <w:webHidden/>
          </w:rPr>
          <w:fldChar w:fldCharType="begin"/>
        </w:r>
        <w:r>
          <w:rPr>
            <w:noProof/>
            <w:webHidden/>
          </w:rPr>
          <w:instrText xml:space="preserve"> PAGEREF _Toc78905656 \h </w:instrText>
        </w:r>
        <w:r>
          <w:rPr>
            <w:noProof/>
            <w:webHidden/>
          </w:rPr>
        </w:r>
        <w:r>
          <w:rPr>
            <w:noProof/>
            <w:webHidden/>
          </w:rPr>
          <w:fldChar w:fldCharType="separate"/>
        </w:r>
        <w:r>
          <w:rPr>
            <w:noProof/>
            <w:webHidden/>
          </w:rPr>
          <w:t>22</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57" w:history="1">
        <w:r w:rsidRPr="00022ACB">
          <w:rPr>
            <w:rStyle w:val="Hyperlink"/>
            <w:noProof/>
          </w:rPr>
          <w:t>5.3.1.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_Toc78905657 \h </w:instrText>
        </w:r>
        <w:r>
          <w:rPr>
            <w:noProof/>
            <w:webHidden/>
          </w:rPr>
        </w:r>
        <w:r>
          <w:rPr>
            <w:noProof/>
            <w:webHidden/>
          </w:rPr>
          <w:fldChar w:fldCharType="separate"/>
        </w:r>
        <w:r>
          <w:rPr>
            <w:noProof/>
            <w:webHidden/>
          </w:rPr>
          <w:t>22</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58" w:history="1">
        <w:r w:rsidRPr="00022ACB">
          <w:rPr>
            <w:rStyle w:val="Hyperlink"/>
            <w:noProof/>
          </w:rPr>
          <w:t>5.4.</w:t>
        </w:r>
        <w:r>
          <w:rPr>
            <w:rFonts w:asciiTheme="minorHAnsi" w:eastAsiaTheme="minorEastAsia" w:hAnsiTheme="minorHAnsi" w:cstheme="minorBidi"/>
            <w:noProof/>
            <w:sz w:val="22"/>
            <w:szCs w:val="22"/>
            <w:lang w:val="en-US" w:eastAsia="en-US"/>
          </w:rPr>
          <w:tab/>
        </w:r>
        <w:r w:rsidRPr="00022ACB">
          <w:rPr>
            <w:rStyle w:val="Hyperlink"/>
            <w:noProof/>
          </w:rPr>
          <w:t>RN004</w:t>
        </w:r>
        <w:r>
          <w:rPr>
            <w:noProof/>
            <w:webHidden/>
          </w:rPr>
          <w:tab/>
        </w:r>
        <w:r>
          <w:rPr>
            <w:noProof/>
            <w:webHidden/>
          </w:rPr>
          <w:fldChar w:fldCharType="begin"/>
        </w:r>
        <w:r>
          <w:rPr>
            <w:noProof/>
            <w:webHidden/>
          </w:rPr>
          <w:instrText xml:space="preserve"> PAGEREF _Toc78905658 \h </w:instrText>
        </w:r>
        <w:r>
          <w:rPr>
            <w:noProof/>
            <w:webHidden/>
          </w:rPr>
        </w:r>
        <w:r>
          <w:rPr>
            <w:noProof/>
            <w:webHidden/>
          </w:rPr>
          <w:fldChar w:fldCharType="separate"/>
        </w:r>
        <w:r>
          <w:rPr>
            <w:noProof/>
            <w:webHidden/>
          </w:rPr>
          <w:t>22</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59" w:history="1">
        <w:r w:rsidRPr="00022ACB">
          <w:rPr>
            <w:rStyle w:val="Hyperlink"/>
            <w:noProof/>
          </w:rPr>
          <w:t>5.4.1.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_Toc78905659 \h </w:instrText>
        </w:r>
        <w:r>
          <w:rPr>
            <w:noProof/>
            <w:webHidden/>
          </w:rPr>
        </w:r>
        <w:r>
          <w:rPr>
            <w:noProof/>
            <w:webHidden/>
          </w:rPr>
          <w:fldChar w:fldCharType="separate"/>
        </w:r>
        <w:r>
          <w:rPr>
            <w:noProof/>
            <w:webHidden/>
          </w:rPr>
          <w:t>23</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60" w:history="1">
        <w:r w:rsidRPr="00022ACB">
          <w:rPr>
            <w:rStyle w:val="Hyperlink"/>
            <w:noProof/>
          </w:rPr>
          <w:t>5.5.</w:t>
        </w:r>
        <w:r>
          <w:rPr>
            <w:rFonts w:asciiTheme="minorHAnsi" w:eastAsiaTheme="minorEastAsia" w:hAnsiTheme="minorHAnsi" w:cstheme="minorBidi"/>
            <w:noProof/>
            <w:sz w:val="22"/>
            <w:szCs w:val="22"/>
            <w:lang w:val="en-US" w:eastAsia="en-US"/>
          </w:rPr>
          <w:tab/>
        </w:r>
        <w:r w:rsidRPr="00022ACB">
          <w:rPr>
            <w:rStyle w:val="Hyperlink"/>
            <w:noProof/>
          </w:rPr>
          <w:t>RN005</w:t>
        </w:r>
        <w:r>
          <w:rPr>
            <w:noProof/>
            <w:webHidden/>
          </w:rPr>
          <w:tab/>
        </w:r>
        <w:r>
          <w:rPr>
            <w:noProof/>
            <w:webHidden/>
          </w:rPr>
          <w:fldChar w:fldCharType="begin"/>
        </w:r>
        <w:r>
          <w:rPr>
            <w:noProof/>
            <w:webHidden/>
          </w:rPr>
          <w:instrText xml:space="preserve"> PAGEREF _Toc78905660 \h </w:instrText>
        </w:r>
        <w:r>
          <w:rPr>
            <w:noProof/>
            <w:webHidden/>
          </w:rPr>
        </w:r>
        <w:r>
          <w:rPr>
            <w:noProof/>
            <w:webHidden/>
          </w:rPr>
          <w:fldChar w:fldCharType="separate"/>
        </w:r>
        <w:r>
          <w:rPr>
            <w:noProof/>
            <w:webHidden/>
          </w:rPr>
          <w:t>23</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61" w:history="1">
        <w:r w:rsidRPr="00022ACB">
          <w:rPr>
            <w:rStyle w:val="Hyperlink"/>
            <w:noProof/>
          </w:rPr>
          <w:t>5.5.1.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_Toc78905661 \h </w:instrText>
        </w:r>
        <w:r>
          <w:rPr>
            <w:noProof/>
            <w:webHidden/>
          </w:rPr>
        </w:r>
        <w:r>
          <w:rPr>
            <w:noProof/>
            <w:webHidden/>
          </w:rPr>
          <w:fldChar w:fldCharType="separate"/>
        </w:r>
        <w:r>
          <w:rPr>
            <w:noProof/>
            <w:webHidden/>
          </w:rPr>
          <w:t>23</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62" w:history="1">
        <w:r w:rsidRPr="00022ACB">
          <w:rPr>
            <w:rStyle w:val="Hyperlink"/>
            <w:noProof/>
          </w:rPr>
          <w:t>5.6.</w:t>
        </w:r>
        <w:r>
          <w:rPr>
            <w:rFonts w:asciiTheme="minorHAnsi" w:eastAsiaTheme="minorEastAsia" w:hAnsiTheme="minorHAnsi" w:cstheme="minorBidi"/>
            <w:noProof/>
            <w:sz w:val="22"/>
            <w:szCs w:val="22"/>
            <w:lang w:val="en-US" w:eastAsia="en-US"/>
          </w:rPr>
          <w:tab/>
        </w:r>
        <w:r w:rsidRPr="00022ACB">
          <w:rPr>
            <w:rStyle w:val="Hyperlink"/>
            <w:noProof/>
          </w:rPr>
          <w:t>RN006</w:t>
        </w:r>
        <w:r>
          <w:rPr>
            <w:noProof/>
            <w:webHidden/>
          </w:rPr>
          <w:tab/>
        </w:r>
        <w:r>
          <w:rPr>
            <w:noProof/>
            <w:webHidden/>
          </w:rPr>
          <w:fldChar w:fldCharType="begin"/>
        </w:r>
        <w:r>
          <w:rPr>
            <w:noProof/>
            <w:webHidden/>
          </w:rPr>
          <w:instrText xml:space="preserve"> PAGEREF _Toc78905662 \h </w:instrText>
        </w:r>
        <w:r>
          <w:rPr>
            <w:noProof/>
            <w:webHidden/>
          </w:rPr>
        </w:r>
        <w:r>
          <w:rPr>
            <w:noProof/>
            <w:webHidden/>
          </w:rPr>
          <w:fldChar w:fldCharType="separate"/>
        </w:r>
        <w:r>
          <w:rPr>
            <w:noProof/>
            <w:webHidden/>
          </w:rPr>
          <w:t>23</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63" w:history="1">
        <w:r w:rsidRPr="00022ACB">
          <w:rPr>
            <w:rStyle w:val="Hyperlink"/>
            <w:noProof/>
          </w:rPr>
          <w:t>5.6.1.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_Toc78905663 \h </w:instrText>
        </w:r>
        <w:r>
          <w:rPr>
            <w:noProof/>
            <w:webHidden/>
          </w:rPr>
        </w:r>
        <w:r>
          <w:rPr>
            <w:noProof/>
            <w:webHidden/>
          </w:rPr>
          <w:fldChar w:fldCharType="separate"/>
        </w:r>
        <w:r>
          <w:rPr>
            <w:noProof/>
            <w:webHidden/>
          </w:rPr>
          <w:t>24</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64" w:history="1">
        <w:r w:rsidRPr="00022ACB">
          <w:rPr>
            <w:rStyle w:val="Hyperlink"/>
            <w:noProof/>
          </w:rPr>
          <w:t>5.7.</w:t>
        </w:r>
        <w:r>
          <w:rPr>
            <w:rFonts w:asciiTheme="minorHAnsi" w:eastAsiaTheme="minorEastAsia" w:hAnsiTheme="minorHAnsi" w:cstheme="minorBidi"/>
            <w:noProof/>
            <w:sz w:val="22"/>
            <w:szCs w:val="22"/>
            <w:lang w:val="en-US" w:eastAsia="en-US"/>
          </w:rPr>
          <w:tab/>
        </w:r>
        <w:r w:rsidRPr="00022ACB">
          <w:rPr>
            <w:rStyle w:val="Hyperlink"/>
            <w:noProof/>
          </w:rPr>
          <w:t>RN007</w:t>
        </w:r>
        <w:r>
          <w:rPr>
            <w:noProof/>
            <w:webHidden/>
          </w:rPr>
          <w:tab/>
        </w:r>
        <w:r>
          <w:rPr>
            <w:noProof/>
            <w:webHidden/>
          </w:rPr>
          <w:fldChar w:fldCharType="begin"/>
        </w:r>
        <w:r>
          <w:rPr>
            <w:noProof/>
            <w:webHidden/>
          </w:rPr>
          <w:instrText xml:space="preserve"> PAGEREF _Toc78905664 \h </w:instrText>
        </w:r>
        <w:r>
          <w:rPr>
            <w:noProof/>
            <w:webHidden/>
          </w:rPr>
        </w:r>
        <w:r>
          <w:rPr>
            <w:noProof/>
            <w:webHidden/>
          </w:rPr>
          <w:fldChar w:fldCharType="separate"/>
        </w:r>
        <w:r>
          <w:rPr>
            <w:noProof/>
            <w:webHidden/>
          </w:rPr>
          <w:t>24</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65" w:history="1">
        <w:r w:rsidRPr="00022ACB">
          <w:rPr>
            <w:rStyle w:val="Hyperlink"/>
            <w:noProof/>
          </w:rPr>
          <w:t>5.7.1.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_Toc78905665 \h </w:instrText>
        </w:r>
        <w:r>
          <w:rPr>
            <w:noProof/>
            <w:webHidden/>
          </w:rPr>
        </w:r>
        <w:r>
          <w:rPr>
            <w:noProof/>
            <w:webHidden/>
          </w:rPr>
          <w:fldChar w:fldCharType="separate"/>
        </w:r>
        <w:r>
          <w:rPr>
            <w:noProof/>
            <w:webHidden/>
          </w:rPr>
          <w:t>24</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66" w:history="1">
        <w:r w:rsidRPr="00022ACB">
          <w:rPr>
            <w:rStyle w:val="Hyperlink"/>
            <w:noProof/>
          </w:rPr>
          <w:t>5.8.</w:t>
        </w:r>
        <w:r>
          <w:rPr>
            <w:rFonts w:asciiTheme="minorHAnsi" w:eastAsiaTheme="minorEastAsia" w:hAnsiTheme="minorHAnsi" w:cstheme="minorBidi"/>
            <w:noProof/>
            <w:sz w:val="22"/>
            <w:szCs w:val="22"/>
            <w:lang w:val="en-US" w:eastAsia="en-US"/>
          </w:rPr>
          <w:tab/>
        </w:r>
        <w:r w:rsidRPr="00022ACB">
          <w:rPr>
            <w:rStyle w:val="Hyperlink"/>
            <w:noProof/>
          </w:rPr>
          <w:t>RN008</w:t>
        </w:r>
        <w:r>
          <w:rPr>
            <w:noProof/>
            <w:webHidden/>
          </w:rPr>
          <w:tab/>
        </w:r>
        <w:r>
          <w:rPr>
            <w:noProof/>
            <w:webHidden/>
          </w:rPr>
          <w:fldChar w:fldCharType="begin"/>
        </w:r>
        <w:r>
          <w:rPr>
            <w:noProof/>
            <w:webHidden/>
          </w:rPr>
          <w:instrText xml:space="preserve"> PAGEREF _Toc78905666 \h </w:instrText>
        </w:r>
        <w:r>
          <w:rPr>
            <w:noProof/>
            <w:webHidden/>
          </w:rPr>
        </w:r>
        <w:r>
          <w:rPr>
            <w:noProof/>
            <w:webHidden/>
          </w:rPr>
          <w:fldChar w:fldCharType="separate"/>
        </w:r>
        <w:r>
          <w:rPr>
            <w:noProof/>
            <w:webHidden/>
          </w:rPr>
          <w:t>25</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67" w:history="1">
        <w:r w:rsidRPr="00022ACB">
          <w:rPr>
            <w:rStyle w:val="Hyperlink"/>
            <w:noProof/>
          </w:rPr>
          <w:t>5.8.1.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_Toc78905667 \h </w:instrText>
        </w:r>
        <w:r>
          <w:rPr>
            <w:noProof/>
            <w:webHidden/>
          </w:rPr>
        </w:r>
        <w:r>
          <w:rPr>
            <w:noProof/>
            <w:webHidden/>
          </w:rPr>
          <w:fldChar w:fldCharType="separate"/>
        </w:r>
        <w:r>
          <w:rPr>
            <w:noProof/>
            <w:webHidden/>
          </w:rPr>
          <w:t>25</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668" w:history="1">
        <w:r w:rsidRPr="00022ACB">
          <w:rPr>
            <w:rStyle w:val="Hyperlink"/>
            <w:noProof/>
          </w:rPr>
          <w:t>5.9.</w:t>
        </w:r>
        <w:r>
          <w:rPr>
            <w:rFonts w:asciiTheme="minorHAnsi" w:eastAsiaTheme="minorEastAsia" w:hAnsiTheme="minorHAnsi" w:cstheme="minorBidi"/>
            <w:noProof/>
            <w:sz w:val="22"/>
            <w:szCs w:val="22"/>
            <w:lang w:val="en-US" w:eastAsia="en-US"/>
          </w:rPr>
          <w:tab/>
        </w:r>
        <w:r w:rsidRPr="00022ACB">
          <w:rPr>
            <w:rStyle w:val="Hyperlink"/>
            <w:noProof/>
          </w:rPr>
          <w:t>RN009</w:t>
        </w:r>
        <w:r>
          <w:rPr>
            <w:noProof/>
            <w:webHidden/>
          </w:rPr>
          <w:tab/>
        </w:r>
        <w:r>
          <w:rPr>
            <w:noProof/>
            <w:webHidden/>
          </w:rPr>
          <w:fldChar w:fldCharType="begin"/>
        </w:r>
        <w:r>
          <w:rPr>
            <w:noProof/>
            <w:webHidden/>
          </w:rPr>
          <w:instrText xml:space="preserve"> PAGEREF _Toc78905668 \h </w:instrText>
        </w:r>
        <w:r>
          <w:rPr>
            <w:noProof/>
            <w:webHidden/>
          </w:rPr>
        </w:r>
        <w:r>
          <w:rPr>
            <w:noProof/>
            <w:webHidden/>
          </w:rPr>
          <w:fldChar w:fldCharType="separate"/>
        </w:r>
        <w:r>
          <w:rPr>
            <w:noProof/>
            <w:webHidden/>
          </w:rPr>
          <w:t>25</w:t>
        </w:r>
        <w:r>
          <w:rPr>
            <w:noProof/>
            <w:webHidden/>
          </w:rPr>
          <w:fldChar w:fldCharType="end"/>
        </w:r>
      </w:hyperlink>
    </w:p>
    <w:p w:rsidR="00E1128B" w:rsidRDefault="00E1128B">
      <w:pPr>
        <w:pStyle w:val="Sumrio3"/>
        <w:tabs>
          <w:tab w:val="left" w:pos="1320"/>
          <w:tab w:val="right" w:leader="dot" w:pos="8494"/>
        </w:tabs>
        <w:rPr>
          <w:rFonts w:asciiTheme="minorHAnsi" w:eastAsiaTheme="minorEastAsia" w:hAnsiTheme="minorHAnsi" w:cstheme="minorBidi"/>
          <w:noProof/>
          <w:sz w:val="22"/>
          <w:szCs w:val="22"/>
          <w:lang w:val="en-US" w:eastAsia="en-US"/>
        </w:rPr>
      </w:pPr>
      <w:hyperlink w:anchor="_Toc78905669" w:history="1">
        <w:r w:rsidRPr="00022ACB">
          <w:rPr>
            <w:rStyle w:val="Hyperlink"/>
            <w:noProof/>
          </w:rPr>
          <w:t>5.9.1.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_Toc78905669 \h </w:instrText>
        </w:r>
        <w:r>
          <w:rPr>
            <w:noProof/>
            <w:webHidden/>
          </w:rPr>
        </w:r>
        <w:r>
          <w:rPr>
            <w:noProof/>
            <w:webHidden/>
          </w:rPr>
          <w:fldChar w:fldCharType="separate"/>
        </w:r>
        <w:r>
          <w:rPr>
            <w:noProof/>
            <w:webHidden/>
          </w:rPr>
          <w:t>25</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70" w:history="1">
        <w:r w:rsidRPr="00022ACB">
          <w:rPr>
            <w:rStyle w:val="Hyperlink"/>
            <w:noProof/>
          </w:rPr>
          <w:t>5.10.</w:t>
        </w:r>
        <w:r>
          <w:rPr>
            <w:rFonts w:asciiTheme="minorHAnsi" w:eastAsiaTheme="minorEastAsia" w:hAnsiTheme="minorHAnsi" w:cstheme="minorBidi"/>
            <w:noProof/>
            <w:sz w:val="22"/>
            <w:szCs w:val="22"/>
            <w:lang w:val="en-US" w:eastAsia="en-US"/>
          </w:rPr>
          <w:tab/>
        </w:r>
        <w:r w:rsidRPr="00022ACB">
          <w:rPr>
            <w:rStyle w:val="Hyperlink"/>
            <w:noProof/>
          </w:rPr>
          <w:t>RN010</w:t>
        </w:r>
        <w:r>
          <w:rPr>
            <w:noProof/>
            <w:webHidden/>
          </w:rPr>
          <w:tab/>
        </w:r>
        <w:r>
          <w:rPr>
            <w:noProof/>
            <w:webHidden/>
          </w:rPr>
          <w:fldChar w:fldCharType="begin"/>
        </w:r>
        <w:r>
          <w:rPr>
            <w:noProof/>
            <w:webHidden/>
          </w:rPr>
          <w:instrText xml:space="preserve"> PAGEREF _Toc78905670 \h </w:instrText>
        </w:r>
        <w:r>
          <w:rPr>
            <w:noProof/>
            <w:webHidden/>
          </w:rPr>
        </w:r>
        <w:r>
          <w:rPr>
            <w:noProof/>
            <w:webHidden/>
          </w:rPr>
          <w:fldChar w:fldCharType="separate"/>
        </w:r>
        <w:r>
          <w:rPr>
            <w:noProof/>
            <w:webHidden/>
          </w:rPr>
          <w:t>25</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71" w:history="1">
        <w:r w:rsidRPr="00022ACB">
          <w:rPr>
            <w:rStyle w:val="Hyperlink"/>
            <w:noProof/>
          </w:rPr>
          <w:t>5.10.1.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_Toc78905671 \h </w:instrText>
        </w:r>
        <w:r>
          <w:rPr>
            <w:noProof/>
            <w:webHidden/>
          </w:rPr>
        </w:r>
        <w:r>
          <w:rPr>
            <w:noProof/>
            <w:webHidden/>
          </w:rPr>
          <w:fldChar w:fldCharType="separate"/>
        </w:r>
        <w:r>
          <w:rPr>
            <w:noProof/>
            <w:webHidden/>
          </w:rPr>
          <w:t>26</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72" w:history="1">
        <w:r w:rsidRPr="00022ACB">
          <w:rPr>
            <w:rStyle w:val="Hyperlink"/>
            <w:noProof/>
          </w:rPr>
          <w:t>5.11.</w:t>
        </w:r>
        <w:r>
          <w:rPr>
            <w:rFonts w:asciiTheme="minorHAnsi" w:eastAsiaTheme="minorEastAsia" w:hAnsiTheme="minorHAnsi" w:cstheme="minorBidi"/>
            <w:noProof/>
            <w:sz w:val="22"/>
            <w:szCs w:val="22"/>
            <w:lang w:val="en-US" w:eastAsia="en-US"/>
          </w:rPr>
          <w:tab/>
        </w:r>
        <w:r w:rsidRPr="00022ACB">
          <w:rPr>
            <w:rStyle w:val="Hyperlink"/>
            <w:noProof/>
          </w:rPr>
          <w:t>RN011</w:t>
        </w:r>
        <w:r>
          <w:rPr>
            <w:noProof/>
            <w:webHidden/>
          </w:rPr>
          <w:tab/>
        </w:r>
        <w:r>
          <w:rPr>
            <w:noProof/>
            <w:webHidden/>
          </w:rPr>
          <w:fldChar w:fldCharType="begin"/>
        </w:r>
        <w:r>
          <w:rPr>
            <w:noProof/>
            <w:webHidden/>
          </w:rPr>
          <w:instrText xml:space="preserve"> PAGEREF _Toc78905672 \h </w:instrText>
        </w:r>
        <w:r>
          <w:rPr>
            <w:noProof/>
            <w:webHidden/>
          </w:rPr>
        </w:r>
        <w:r>
          <w:rPr>
            <w:noProof/>
            <w:webHidden/>
          </w:rPr>
          <w:fldChar w:fldCharType="separate"/>
        </w:r>
        <w:r>
          <w:rPr>
            <w:noProof/>
            <w:webHidden/>
          </w:rPr>
          <w:t>26</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73" w:history="1">
        <w:r w:rsidRPr="00022ACB">
          <w:rPr>
            <w:rStyle w:val="Hyperlink"/>
            <w:noProof/>
          </w:rPr>
          <w:t>5.11.1.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_Toc78905673 \h </w:instrText>
        </w:r>
        <w:r>
          <w:rPr>
            <w:noProof/>
            <w:webHidden/>
          </w:rPr>
        </w:r>
        <w:r>
          <w:rPr>
            <w:noProof/>
            <w:webHidden/>
          </w:rPr>
          <w:fldChar w:fldCharType="separate"/>
        </w:r>
        <w:r>
          <w:rPr>
            <w:noProof/>
            <w:webHidden/>
          </w:rPr>
          <w:t>26</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74" w:history="1">
        <w:r w:rsidRPr="00022ACB">
          <w:rPr>
            <w:rStyle w:val="Hyperlink"/>
            <w:noProof/>
          </w:rPr>
          <w:t>5.12.</w:t>
        </w:r>
        <w:r>
          <w:rPr>
            <w:rFonts w:asciiTheme="minorHAnsi" w:eastAsiaTheme="minorEastAsia" w:hAnsiTheme="minorHAnsi" w:cstheme="minorBidi"/>
            <w:noProof/>
            <w:sz w:val="22"/>
            <w:szCs w:val="22"/>
            <w:lang w:val="en-US" w:eastAsia="en-US"/>
          </w:rPr>
          <w:tab/>
        </w:r>
        <w:r w:rsidRPr="00022ACB">
          <w:rPr>
            <w:rStyle w:val="Hyperlink"/>
            <w:noProof/>
          </w:rPr>
          <w:t>RN012</w:t>
        </w:r>
        <w:r>
          <w:rPr>
            <w:noProof/>
            <w:webHidden/>
          </w:rPr>
          <w:tab/>
        </w:r>
        <w:r>
          <w:rPr>
            <w:noProof/>
            <w:webHidden/>
          </w:rPr>
          <w:fldChar w:fldCharType="begin"/>
        </w:r>
        <w:r>
          <w:rPr>
            <w:noProof/>
            <w:webHidden/>
          </w:rPr>
          <w:instrText xml:space="preserve"> PAGEREF _Toc78905674 \h </w:instrText>
        </w:r>
        <w:r>
          <w:rPr>
            <w:noProof/>
            <w:webHidden/>
          </w:rPr>
        </w:r>
        <w:r>
          <w:rPr>
            <w:noProof/>
            <w:webHidden/>
          </w:rPr>
          <w:fldChar w:fldCharType="separate"/>
        </w:r>
        <w:r>
          <w:rPr>
            <w:noProof/>
            <w:webHidden/>
          </w:rPr>
          <w:t>26</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75" w:history="1">
        <w:r w:rsidRPr="00022ACB">
          <w:rPr>
            <w:rStyle w:val="Hyperlink"/>
            <w:noProof/>
          </w:rPr>
          <w:t>5.12.1.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_Toc78905675 \h </w:instrText>
        </w:r>
        <w:r>
          <w:rPr>
            <w:noProof/>
            <w:webHidden/>
          </w:rPr>
        </w:r>
        <w:r>
          <w:rPr>
            <w:noProof/>
            <w:webHidden/>
          </w:rPr>
          <w:fldChar w:fldCharType="separate"/>
        </w:r>
        <w:r>
          <w:rPr>
            <w:noProof/>
            <w:webHidden/>
          </w:rPr>
          <w:t>28</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76" w:history="1">
        <w:r w:rsidRPr="00022ACB">
          <w:rPr>
            <w:rStyle w:val="Hyperlink"/>
            <w:noProof/>
          </w:rPr>
          <w:t>5.13.</w:t>
        </w:r>
        <w:r>
          <w:rPr>
            <w:rFonts w:asciiTheme="minorHAnsi" w:eastAsiaTheme="minorEastAsia" w:hAnsiTheme="minorHAnsi" w:cstheme="minorBidi"/>
            <w:noProof/>
            <w:sz w:val="22"/>
            <w:szCs w:val="22"/>
            <w:lang w:val="en-US" w:eastAsia="en-US"/>
          </w:rPr>
          <w:tab/>
        </w:r>
        <w:r w:rsidRPr="00022ACB">
          <w:rPr>
            <w:rStyle w:val="Hyperlink"/>
            <w:noProof/>
          </w:rPr>
          <w:t>RN013</w:t>
        </w:r>
        <w:r>
          <w:rPr>
            <w:noProof/>
            <w:webHidden/>
          </w:rPr>
          <w:tab/>
        </w:r>
        <w:r>
          <w:rPr>
            <w:noProof/>
            <w:webHidden/>
          </w:rPr>
          <w:fldChar w:fldCharType="begin"/>
        </w:r>
        <w:r>
          <w:rPr>
            <w:noProof/>
            <w:webHidden/>
          </w:rPr>
          <w:instrText xml:space="preserve"> PAGEREF _Toc78905676 \h </w:instrText>
        </w:r>
        <w:r>
          <w:rPr>
            <w:noProof/>
            <w:webHidden/>
          </w:rPr>
        </w:r>
        <w:r>
          <w:rPr>
            <w:noProof/>
            <w:webHidden/>
          </w:rPr>
          <w:fldChar w:fldCharType="separate"/>
        </w:r>
        <w:r>
          <w:rPr>
            <w:noProof/>
            <w:webHidden/>
          </w:rPr>
          <w:t>28</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77" w:history="1">
        <w:r w:rsidRPr="00022ACB">
          <w:rPr>
            <w:rStyle w:val="Hyperlink"/>
            <w:noProof/>
          </w:rPr>
          <w:t>5.13.1.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_Toc78905677 \h </w:instrText>
        </w:r>
        <w:r>
          <w:rPr>
            <w:noProof/>
            <w:webHidden/>
          </w:rPr>
        </w:r>
        <w:r>
          <w:rPr>
            <w:noProof/>
            <w:webHidden/>
          </w:rPr>
          <w:fldChar w:fldCharType="separate"/>
        </w:r>
        <w:r>
          <w:rPr>
            <w:noProof/>
            <w:webHidden/>
          </w:rPr>
          <w:t>28</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78" w:history="1">
        <w:r w:rsidRPr="00022ACB">
          <w:rPr>
            <w:rStyle w:val="Hyperlink"/>
            <w:noProof/>
          </w:rPr>
          <w:t>5.14.</w:t>
        </w:r>
        <w:r>
          <w:rPr>
            <w:rFonts w:asciiTheme="minorHAnsi" w:eastAsiaTheme="minorEastAsia" w:hAnsiTheme="minorHAnsi" w:cstheme="minorBidi"/>
            <w:noProof/>
            <w:sz w:val="22"/>
            <w:szCs w:val="22"/>
            <w:lang w:val="en-US" w:eastAsia="en-US"/>
          </w:rPr>
          <w:tab/>
        </w:r>
        <w:r w:rsidRPr="00022ACB">
          <w:rPr>
            <w:rStyle w:val="Hyperlink"/>
            <w:noProof/>
          </w:rPr>
          <w:t>RN014</w:t>
        </w:r>
        <w:r>
          <w:rPr>
            <w:noProof/>
            <w:webHidden/>
          </w:rPr>
          <w:tab/>
        </w:r>
        <w:r>
          <w:rPr>
            <w:noProof/>
            <w:webHidden/>
          </w:rPr>
          <w:fldChar w:fldCharType="begin"/>
        </w:r>
        <w:r>
          <w:rPr>
            <w:noProof/>
            <w:webHidden/>
          </w:rPr>
          <w:instrText xml:space="preserve"> PAGEREF _Toc78905678 \h </w:instrText>
        </w:r>
        <w:r>
          <w:rPr>
            <w:noProof/>
            <w:webHidden/>
          </w:rPr>
        </w:r>
        <w:r>
          <w:rPr>
            <w:noProof/>
            <w:webHidden/>
          </w:rPr>
          <w:fldChar w:fldCharType="separate"/>
        </w:r>
        <w:r>
          <w:rPr>
            <w:noProof/>
            <w:webHidden/>
          </w:rPr>
          <w:t>28</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79" w:history="1">
        <w:r w:rsidRPr="00022ACB">
          <w:rPr>
            <w:rStyle w:val="Hyperlink"/>
            <w:noProof/>
          </w:rPr>
          <w:t>5.14.1.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_Toc78905679 \h </w:instrText>
        </w:r>
        <w:r>
          <w:rPr>
            <w:noProof/>
            <w:webHidden/>
          </w:rPr>
        </w:r>
        <w:r>
          <w:rPr>
            <w:noProof/>
            <w:webHidden/>
          </w:rPr>
          <w:fldChar w:fldCharType="separate"/>
        </w:r>
        <w:r>
          <w:rPr>
            <w:noProof/>
            <w:webHidden/>
          </w:rPr>
          <w:t>28</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80" w:history="1">
        <w:r w:rsidRPr="00022ACB">
          <w:rPr>
            <w:rStyle w:val="Hyperlink"/>
            <w:noProof/>
          </w:rPr>
          <w:t>5.15.</w:t>
        </w:r>
        <w:r>
          <w:rPr>
            <w:rFonts w:asciiTheme="minorHAnsi" w:eastAsiaTheme="minorEastAsia" w:hAnsiTheme="minorHAnsi" w:cstheme="minorBidi"/>
            <w:noProof/>
            <w:sz w:val="22"/>
            <w:szCs w:val="22"/>
            <w:lang w:val="en-US" w:eastAsia="en-US"/>
          </w:rPr>
          <w:tab/>
        </w:r>
        <w:r w:rsidRPr="00022ACB">
          <w:rPr>
            <w:rStyle w:val="Hyperlink"/>
            <w:noProof/>
          </w:rPr>
          <w:t>RN015</w:t>
        </w:r>
        <w:r>
          <w:rPr>
            <w:noProof/>
            <w:webHidden/>
          </w:rPr>
          <w:tab/>
        </w:r>
        <w:r>
          <w:rPr>
            <w:noProof/>
            <w:webHidden/>
          </w:rPr>
          <w:fldChar w:fldCharType="begin"/>
        </w:r>
        <w:r>
          <w:rPr>
            <w:noProof/>
            <w:webHidden/>
          </w:rPr>
          <w:instrText xml:space="preserve"> PAGEREF _Toc78905680 \h </w:instrText>
        </w:r>
        <w:r>
          <w:rPr>
            <w:noProof/>
            <w:webHidden/>
          </w:rPr>
        </w:r>
        <w:r>
          <w:rPr>
            <w:noProof/>
            <w:webHidden/>
          </w:rPr>
          <w:fldChar w:fldCharType="separate"/>
        </w:r>
        <w:r>
          <w:rPr>
            <w:noProof/>
            <w:webHidden/>
          </w:rPr>
          <w:t>29</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81" w:history="1">
        <w:r w:rsidRPr="00022ACB">
          <w:rPr>
            <w:rStyle w:val="Hyperlink"/>
            <w:noProof/>
          </w:rPr>
          <w:t>5.15.1.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_Toc78905681 \h </w:instrText>
        </w:r>
        <w:r>
          <w:rPr>
            <w:noProof/>
            <w:webHidden/>
          </w:rPr>
        </w:r>
        <w:r>
          <w:rPr>
            <w:noProof/>
            <w:webHidden/>
          </w:rPr>
          <w:fldChar w:fldCharType="separate"/>
        </w:r>
        <w:r>
          <w:rPr>
            <w:noProof/>
            <w:webHidden/>
          </w:rPr>
          <w:t>29</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82" w:history="1">
        <w:r w:rsidRPr="00022ACB">
          <w:rPr>
            <w:rStyle w:val="Hyperlink"/>
            <w:noProof/>
          </w:rPr>
          <w:t>5.16.</w:t>
        </w:r>
        <w:r>
          <w:rPr>
            <w:rFonts w:asciiTheme="minorHAnsi" w:eastAsiaTheme="minorEastAsia" w:hAnsiTheme="minorHAnsi" w:cstheme="minorBidi"/>
            <w:noProof/>
            <w:sz w:val="22"/>
            <w:szCs w:val="22"/>
            <w:lang w:val="en-US" w:eastAsia="en-US"/>
          </w:rPr>
          <w:tab/>
        </w:r>
        <w:r w:rsidRPr="00022ACB">
          <w:rPr>
            <w:rStyle w:val="Hyperlink"/>
            <w:noProof/>
          </w:rPr>
          <w:t>RN016</w:t>
        </w:r>
        <w:r>
          <w:rPr>
            <w:noProof/>
            <w:webHidden/>
          </w:rPr>
          <w:tab/>
        </w:r>
        <w:r>
          <w:rPr>
            <w:noProof/>
            <w:webHidden/>
          </w:rPr>
          <w:fldChar w:fldCharType="begin"/>
        </w:r>
        <w:r>
          <w:rPr>
            <w:noProof/>
            <w:webHidden/>
          </w:rPr>
          <w:instrText xml:space="preserve"> PAGEREF _Toc78905682 \h </w:instrText>
        </w:r>
        <w:r>
          <w:rPr>
            <w:noProof/>
            <w:webHidden/>
          </w:rPr>
        </w:r>
        <w:r>
          <w:rPr>
            <w:noProof/>
            <w:webHidden/>
          </w:rPr>
          <w:fldChar w:fldCharType="separate"/>
        </w:r>
        <w:r>
          <w:rPr>
            <w:noProof/>
            <w:webHidden/>
          </w:rPr>
          <w:t>29</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83" w:history="1">
        <w:r w:rsidRPr="00022ACB">
          <w:rPr>
            <w:rStyle w:val="Hyperlink"/>
            <w:noProof/>
          </w:rPr>
          <w:t>5.16.1.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_Toc78905683 \h </w:instrText>
        </w:r>
        <w:r>
          <w:rPr>
            <w:noProof/>
            <w:webHidden/>
          </w:rPr>
        </w:r>
        <w:r>
          <w:rPr>
            <w:noProof/>
            <w:webHidden/>
          </w:rPr>
          <w:fldChar w:fldCharType="separate"/>
        </w:r>
        <w:r>
          <w:rPr>
            <w:noProof/>
            <w:webHidden/>
          </w:rPr>
          <w:t>29</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84" w:history="1">
        <w:r w:rsidRPr="00022ACB">
          <w:rPr>
            <w:rStyle w:val="Hyperlink"/>
            <w:noProof/>
          </w:rPr>
          <w:t>5.17.</w:t>
        </w:r>
        <w:r>
          <w:rPr>
            <w:rFonts w:asciiTheme="minorHAnsi" w:eastAsiaTheme="minorEastAsia" w:hAnsiTheme="minorHAnsi" w:cstheme="minorBidi"/>
            <w:noProof/>
            <w:sz w:val="22"/>
            <w:szCs w:val="22"/>
            <w:lang w:val="en-US" w:eastAsia="en-US"/>
          </w:rPr>
          <w:tab/>
        </w:r>
        <w:r w:rsidRPr="00022ACB">
          <w:rPr>
            <w:rStyle w:val="Hyperlink"/>
            <w:noProof/>
          </w:rPr>
          <w:t>RN017</w:t>
        </w:r>
        <w:r>
          <w:rPr>
            <w:noProof/>
            <w:webHidden/>
          </w:rPr>
          <w:tab/>
        </w:r>
        <w:r>
          <w:rPr>
            <w:noProof/>
            <w:webHidden/>
          </w:rPr>
          <w:fldChar w:fldCharType="begin"/>
        </w:r>
        <w:r>
          <w:rPr>
            <w:noProof/>
            <w:webHidden/>
          </w:rPr>
          <w:instrText xml:space="preserve"> PAGEREF _Toc78905684 \h </w:instrText>
        </w:r>
        <w:r>
          <w:rPr>
            <w:noProof/>
            <w:webHidden/>
          </w:rPr>
        </w:r>
        <w:r>
          <w:rPr>
            <w:noProof/>
            <w:webHidden/>
          </w:rPr>
          <w:fldChar w:fldCharType="separate"/>
        </w:r>
        <w:r>
          <w:rPr>
            <w:noProof/>
            <w:webHidden/>
          </w:rPr>
          <w:t>29</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85" w:history="1">
        <w:r w:rsidRPr="00022ACB">
          <w:rPr>
            <w:rStyle w:val="Hyperlink"/>
            <w:noProof/>
          </w:rPr>
          <w:t>5.17.1.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_Toc78905685 \h </w:instrText>
        </w:r>
        <w:r>
          <w:rPr>
            <w:noProof/>
            <w:webHidden/>
          </w:rPr>
        </w:r>
        <w:r>
          <w:rPr>
            <w:noProof/>
            <w:webHidden/>
          </w:rPr>
          <w:fldChar w:fldCharType="separate"/>
        </w:r>
        <w:r>
          <w:rPr>
            <w:noProof/>
            <w:webHidden/>
          </w:rPr>
          <w:t>29</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86" w:history="1">
        <w:r w:rsidRPr="00022ACB">
          <w:rPr>
            <w:rStyle w:val="Hyperlink"/>
            <w:noProof/>
          </w:rPr>
          <w:t>5.18.</w:t>
        </w:r>
        <w:r>
          <w:rPr>
            <w:rFonts w:asciiTheme="minorHAnsi" w:eastAsiaTheme="minorEastAsia" w:hAnsiTheme="minorHAnsi" w:cstheme="minorBidi"/>
            <w:noProof/>
            <w:sz w:val="22"/>
            <w:szCs w:val="22"/>
            <w:lang w:val="en-US" w:eastAsia="en-US"/>
          </w:rPr>
          <w:tab/>
        </w:r>
        <w:r w:rsidRPr="00022ACB">
          <w:rPr>
            <w:rStyle w:val="Hyperlink"/>
            <w:noProof/>
          </w:rPr>
          <w:t>RN018</w:t>
        </w:r>
        <w:r>
          <w:rPr>
            <w:noProof/>
            <w:webHidden/>
          </w:rPr>
          <w:tab/>
        </w:r>
        <w:r>
          <w:rPr>
            <w:noProof/>
            <w:webHidden/>
          </w:rPr>
          <w:fldChar w:fldCharType="begin"/>
        </w:r>
        <w:r>
          <w:rPr>
            <w:noProof/>
            <w:webHidden/>
          </w:rPr>
          <w:instrText xml:space="preserve"> PAGEREF _Toc78905686 \h </w:instrText>
        </w:r>
        <w:r>
          <w:rPr>
            <w:noProof/>
            <w:webHidden/>
          </w:rPr>
        </w:r>
        <w:r>
          <w:rPr>
            <w:noProof/>
            <w:webHidden/>
          </w:rPr>
          <w:fldChar w:fldCharType="separate"/>
        </w:r>
        <w:r>
          <w:rPr>
            <w:noProof/>
            <w:webHidden/>
          </w:rPr>
          <w:t>30</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87" w:history="1">
        <w:r w:rsidRPr="00022ACB">
          <w:rPr>
            <w:rStyle w:val="Hyperlink"/>
            <w:noProof/>
          </w:rPr>
          <w:t>5.18.1.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_Toc78905687 \h </w:instrText>
        </w:r>
        <w:r>
          <w:rPr>
            <w:noProof/>
            <w:webHidden/>
          </w:rPr>
        </w:r>
        <w:r>
          <w:rPr>
            <w:noProof/>
            <w:webHidden/>
          </w:rPr>
          <w:fldChar w:fldCharType="separate"/>
        </w:r>
        <w:r>
          <w:rPr>
            <w:noProof/>
            <w:webHidden/>
          </w:rPr>
          <w:t>30</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88" w:history="1">
        <w:r w:rsidRPr="00022ACB">
          <w:rPr>
            <w:rStyle w:val="Hyperlink"/>
            <w:noProof/>
          </w:rPr>
          <w:t>5.19.</w:t>
        </w:r>
        <w:r>
          <w:rPr>
            <w:rFonts w:asciiTheme="minorHAnsi" w:eastAsiaTheme="minorEastAsia" w:hAnsiTheme="minorHAnsi" w:cstheme="minorBidi"/>
            <w:noProof/>
            <w:sz w:val="22"/>
            <w:szCs w:val="22"/>
            <w:lang w:val="en-US" w:eastAsia="en-US"/>
          </w:rPr>
          <w:tab/>
        </w:r>
        <w:r w:rsidRPr="00022ACB">
          <w:rPr>
            <w:rStyle w:val="Hyperlink"/>
            <w:noProof/>
          </w:rPr>
          <w:t>RN019</w:t>
        </w:r>
        <w:r>
          <w:rPr>
            <w:noProof/>
            <w:webHidden/>
          </w:rPr>
          <w:tab/>
        </w:r>
        <w:r>
          <w:rPr>
            <w:noProof/>
            <w:webHidden/>
          </w:rPr>
          <w:fldChar w:fldCharType="begin"/>
        </w:r>
        <w:r>
          <w:rPr>
            <w:noProof/>
            <w:webHidden/>
          </w:rPr>
          <w:instrText xml:space="preserve"> PAGEREF _Toc78905688 \h </w:instrText>
        </w:r>
        <w:r>
          <w:rPr>
            <w:noProof/>
            <w:webHidden/>
          </w:rPr>
        </w:r>
        <w:r>
          <w:rPr>
            <w:noProof/>
            <w:webHidden/>
          </w:rPr>
          <w:fldChar w:fldCharType="separate"/>
        </w:r>
        <w:r>
          <w:rPr>
            <w:noProof/>
            <w:webHidden/>
          </w:rPr>
          <w:t>30</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89" w:history="1">
        <w:r w:rsidRPr="00022ACB">
          <w:rPr>
            <w:rStyle w:val="Hyperlink"/>
            <w:noProof/>
          </w:rPr>
          <w:t>5.19.1.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_Toc78905689 \h </w:instrText>
        </w:r>
        <w:r>
          <w:rPr>
            <w:noProof/>
            <w:webHidden/>
          </w:rPr>
        </w:r>
        <w:r>
          <w:rPr>
            <w:noProof/>
            <w:webHidden/>
          </w:rPr>
          <w:fldChar w:fldCharType="separate"/>
        </w:r>
        <w:r>
          <w:rPr>
            <w:noProof/>
            <w:webHidden/>
          </w:rPr>
          <w:t>30</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90" w:history="1">
        <w:r w:rsidRPr="00022ACB">
          <w:rPr>
            <w:rStyle w:val="Hyperlink"/>
            <w:noProof/>
          </w:rPr>
          <w:t>5.20.</w:t>
        </w:r>
        <w:r>
          <w:rPr>
            <w:rFonts w:asciiTheme="minorHAnsi" w:eastAsiaTheme="minorEastAsia" w:hAnsiTheme="minorHAnsi" w:cstheme="minorBidi"/>
            <w:noProof/>
            <w:sz w:val="22"/>
            <w:szCs w:val="22"/>
            <w:lang w:val="en-US" w:eastAsia="en-US"/>
          </w:rPr>
          <w:tab/>
        </w:r>
        <w:r w:rsidRPr="00022ACB">
          <w:rPr>
            <w:rStyle w:val="Hyperlink"/>
            <w:noProof/>
          </w:rPr>
          <w:t>RN020</w:t>
        </w:r>
        <w:r>
          <w:rPr>
            <w:noProof/>
            <w:webHidden/>
          </w:rPr>
          <w:tab/>
        </w:r>
        <w:r>
          <w:rPr>
            <w:noProof/>
            <w:webHidden/>
          </w:rPr>
          <w:fldChar w:fldCharType="begin"/>
        </w:r>
        <w:r>
          <w:rPr>
            <w:noProof/>
            <w:webHidden/>
          </w:rPr>
          <w:instrText xml:space="preserve"> PAGEREF _Toc78905690 \h </w:instrText>
        </w:r>
        <w:r>
          <w:rPr>
            <w:noProof/>
            <w:webHidden/>
          </w:rPr>
        </w:r>
        <w:r>
          <w:rPr>
            <w:noProof/>
            <w:webHidden/>
          </w:rPr>
          <w:fldChar w:fldCharType="separate"/>
        </w:r>
        <w:r>
          <w:rPr>
            <w:noProof/>
            <w:webHidden/>
          </w:rPr>
          <w:t>30</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91" w:history="1">
        <w:r w:rsidRPr="00022ACB">
          <w:rPr>
            <w:rStyle w:val="Hyperlink"/>
            <w:noProof/>
          </w:rPr>
          <w:t>5.20.1.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_Toc78905691 \h </w:instrText>
        </w:r>
        <w:r>
          <w:rPr>
            <w:noProof/>
            <w:webHidden/>
          </w:rPr>
        </w:r>
        <w:r>
          <w:rPr>
            <w:noProof/>
            <w:webHidden/>
          </w:rPr>
          <w:fldChar w:fldCharType="separate"/>
        </w:r>
        <w:r>
          <w:rPr>
            <w:noProof/>
            <w:webHidden/>
          </w:rPr>
          <w:t>30</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92" w:history="1">
        <w:r w:rsidRPr="00022ACB">
          <w:rPr>
            <w:rStyle w:val="Hyperlink"/>
            <w:noProof/>
          </w:rPr>
          <w:t>5.21.</w:t>
        </w:r>
        <w:r>
          <w:rPr>
            <w:rFonts w:asciiTheme="minorHAnsi" w:eastAsiaTheme="minorEastAsia" w:hAnsiTheme="minorHAnsi" w:cstheme="minorBidi"/>
            <w:noProof/>
            <w:sz w:val="22"/>
            <w:szCs w:val="22"/>
            <w:lang w:val="en-US" w:eastAsia="en-US"/>
          </w:rPr>
          <w:tab/>
        </w:r>
        <w:r w:rsidRPr="00022ACB">
          <w:rPr>
            <w:rStyle w:val="Hyperlink"/>
            <w:noProof/>
          </w:rPr>
          <w:t>RN021</w:t>
        </w:r>
        <w:r>
          <w:rPr>
            <w:noProof/>
            <w:webHidden/>
          </w:rPr>
          <w:tab/>
        </w:r>
        <w:r>
          <w:rPr>
            <w:noProof/>
            <w:webHidden/>
          </w:rPr>
          <w:fldChar w:fldCharType="begin"/>
        </w:r>
        <w:r>
          <w:rPr>
            <w:noProof/>
            <w:webHidden/>
          </w:rPr>
          <w:instrText xml:space="preserve"> PAGEREF _Toc78905692 \h </w:instrText>
        </w:r>
        <w:r>
          <w:rPr>
            <w:noProof/>
            <w:webHidden/>
          </w:rPr>
        </w:r>
        <w:r>
          <w:rPr>
            <w:noProof/>
            <w:webHidden/>
          </w:rPr>
          <w:fldChar w:fldCharType="separate"/>
        </w:r>
        <w:r>
          <w:rPr>
            <w:noProof/>
            <w:webHidden/>
          </w:rPr>
          <w:t>30</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93" w:history="1">
        <w:r w:rsidRPr="00022ACB">
          <w:rPr>
            <w:rStyle w:val="Hyperlink"/>
            <w:noProof/>
          </w:rPr>
          <w:t>5.21.1.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_Toc78905693 \h </w:instrText>
        </w:r>
        <w:r>
          <w:rPr>
            <w:noProof/>
            <w:webHidden/>
          </w:rPr>
        </w:r>
        <w:r>
          <w:rPr>
            <w:noProof/>
            <w:webHidden/>
          </w:rPr>
          <w:fldChar w:fldCharType="separate"/>
        </w:r>
        <w:r>
          <w:rPr>
            <w:noProof/>
            <w:webHidden/>
          </w:rPr>
          <w:t>30</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94" w:history="1">
        <w:r w:rsidRPr="00022ACB">
          <w:rPr>
            <w:rStyle w:val="Hyperlink"/>
            <w:noProof/>
          </w:rPr>
          <w:t>5.22.</w:t>
        </w:r>
        <w:r>
          <w:rPr>
            <w:rFonts w:asciiTheme="minorHAnsi" w:eastAsiaTheme="minorEastAsia" w:hAnsiTheme="minorHAnsi" w:cstheme="minorBidi"/>
            <w:noProof/>
            <w:sz w:val="22"/>
            <w:szCs w:val="22"/>
            <w:lang w:val="en-US" w:eastAsia="en-US"/>
          </w:rPr>
          <w:tab/>
        </w:r>
        <w:r w:rsidRPr="00022ACB">
          <w:rPr>
            <w:rStyle w:val="Hyperlink"/>
            <w:noProof/>
          </w:rPr>
          <w:t>RN022</w:t>
        </w:r>
        <w:r>
          <w:rPr>
            <w:noProof/>
            <w:webHidden/>
          </w:rPr>
          <w:tab/>
        </w:r>
        <w:r>
          <w:rPr>
            <w:noProof/>
            <w:webHidden/>
          </w:rPr>
          <w:fldChar w:fldCharType="begin"/>
        </w:r>
        <w:r>
          <w:rPr>
            <w:noProof/>
            <w:webHidden/>
          </w:rPr>
          <w:instrText xml:space="preserve"> PAGEREF _Toc78905694 \h </w:instrText>
        </w:r>
        <w:r>
          <w:rPr>
            <w:noProof/>
            <w:webHidden/>
          </w:rPr>
        </w:r>
        <w:r>
          <w:rPr>
            <w:noProof/>
            <w:webHidden/>
          </w:rPr>
          <w:fldChar w:fldCharType="separate"/>
        </w:r>
        <w:r>
          <w:rPr>
            <w:noProof/>
            <w:webHidden/>
          </w:rPr>
          <w:t>30</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95" w:history="1">
        <w:r w:rsidRPr="00022ACB">
          <w:rPr>
            <w:rStyle w:val="Hyperlink"/>
            <w:noProof/>
          </w:rPr>
          <w:t>5.22.1.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_Toc78905695 \h </w:instrText>
        </w:r>
        <w:r>
          <w:rPr>
            <w:noProof/>
            <w:webHidden/>
          </w:rPr>
        </w:r>
        <w:r>
          <w:rPr>
            <w:noProof/>
            <w:webHidden/>
          </w:rPr>
          <w:fldChar w:fldCharType="separate"/>
        </w:r>
        <w:r>
          <w:rPr>
            <w:noProof/>
            <w:webHidden/>
          </w:rPr>
          <w:t>31</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96" w:history="1">
        <w:r w:rsidRPr="00022ACB">
          <w:rPr>
            <w:rStyle w:val="Hyperlink"/>
            <w:noProof/>
          </w:rPr>
          <w:t>5.23.</w:t>
        </w:r>
        <w:r>
          <w:rPr>
            <w:rFonts w:asciiTheme="minorHAnsi" w:eastAsiaTheme="minorEastAsia" w:hAnsiTheme="minorHAnsi" w:cstheme="minorBidi"/>
            <w:noProof/>
            <w:sz w:val="22"/>
            <w:szCs w:val="22"/>
            <w:lang w:val="en-US" w:eastAsia="en-US"/>
          </w:rPr>
          <w:tab/>
        </w:r>
        <w:r w:rsidRPr="00022ACB">
          <w:rPr>
            <w:rStyle w:val="Hyperlink"/>
            <w:noProof/>
          </w:rPr>
          <w:t>RN023</w:t>
        </w:r>
        <w:r>
          <w:rPr>
            <w:noProof/>
            <w:webHidden/>
          </w:rPr>
          <w:tab/>
        </w:r>
        <w:r>
          <w:rPr>
            <w:noProof/>
            <w:webHidden/>
          </w:rPr>
          <w:fldChar w:fldCharType="begin"/>
        </w:r>
        <w:r>
          <w:rPr>
            <w:noProof/>
            <w:webHidden/>
          </w:rPr>
          <w:instrText xml:space="preserve"> PAGEREF _Toc78905696 \h </w:instrText>
        </w:r>
        <w:r>
          <w:rPr>
            <w:noProof/>
            <w:webHidden/>
          </w:rPr>
        </w:r>
        <w:r>
          <w:rPr>
            <w:noProof/>
            <w:webHidden/>
          </w:rPr>
          <w:fldChar w:fldCharType="separate"/>
        </w:r>
        <w:r>
          <w:rPr>
            <w:noProof/>
            <w:webHidden/>
          </w:rPr>
          <w:t>31</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97" w:history="1">
        <w:r w:rsidRPr="00022ACB">
          <w:rPr>
            <w:rStyle w:val="Hyperlink"/>
            <w:noProof/>
          </w:rPr>
          <w:t>5.23.1.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_Toc78905697 \h </w:instrText>
        </w:r>
        <w:r>
          <w:rPr>
            <w:noProof/>
            <w:webHidden/>
          </w:rPr>
        </w:r>
        <w:r>
          <w:rPr>
            <w:noProof/>
            <w:webHidden/>
          </w:rPr>
          <w:fldChar w:fldCharType="separate"/>
        </w:r>
        <w:r>
          <w:rPr>
            <w:noProof/>
            <w:webHidden/>
          </w:rPr>
          <w:t>31</w:t>
        </w:r>
        <w:r>
          <w:rPr>
            <w:noProof/>
            <w:webHidden/>
          </w:rPr>
          <w:fldChar w:fldCharType="end"/>
        </w:r>
      </w:hyperlink>
    </w:p>
    <w:p w:rsidR="00E1128B" w:rsidRDefault="00E1128B">
      <w:pPr>
        <w:pStyle w:val="Sumrio2"/>
        <w:tabs>
          <w:tab w:val="left" w:pos="1100"/>
          <w:tab w:val="right" w:leader="dot" w:pos="8494"/>
        </w:tabs>
        <w:rPr>
          <w:rFonts w:asciiTheme="minorHAnsi" w:eastAsiaTheme="minorEastAsia" w:hAnsiTheme="minorHAnsi" w:cstheme="minorBidi"/>
          <w:noProof/>
          <w:sz w:val="22"/>
          <w:szCs w:val="22"/>
          <w:lang w:val="en-US" w:eastAsia="en-US"/>
        </w:rPr>
      </w:pPr>
      <w:hyperlink w:anchor="_Toc78905698" w:history="1">
        <w:r w:rsidRPr="00022ACB">
          <w:rPr>
            <w:rStyle w:val="Hyperlink"/>
            <w:noProof/>
          </w:rPr>
          <w:t>5.24.</w:t>
        </w:r>
        <w:r>
          <w:rPr>
            <w:rFonts w:asciiTheme="minorHAnsi" w:eastAsiaTheme="minorEastAsia" w:hAnsiTheme="minorHAnsi" w:cstheme="minorBidi"/>
            <w:noProof/>
            <w:sz w:val="22"/>
            <w:szCs w:val="22"/>
            <w:lang w:val="en-US" w:eastAsia="en-US"/>
          </w:rPr>
          <w:tab/>
        </w:r>
        <w:r w:rsidRPr="00022ACB">
          <w:rPr>
            <w:rStyle w:val="Hyperlink"/>
            <w:noProof/>
          </w:rPr>
          <w:t>RN024</w:t>
        </w:r>
        <w:r>
          <w:rPr>
            <w:noProof/>
            <w:webHidden/>
          </w:rPr>
          <w:tab/>
        </w:r>
        <w:r>
          <w:rPr>
            <w:noProof/>
            <w:webHidden/>
          </w:rPr>
          <w:fldChar w:fldCharType="begin"/>
        </w:r>
        <w:r>
          <w:rPr>
            <w:noProof/>
            <w:webHidden/>
          </w:rPr>
          <w:instrText xml:space="preserve"> PAGEREF _Toc78905698 \h </w:instrText>
        </w:r>
        <w:r>
          <w:rPr>
            <w:noProof/>
            <w:webHidden/>
          </w:rPr>
        </w:r>
        <w:r>
          <w:rPr>
            <w:noProof/>
            <w:webHidden/>
          </w:rPr>
          <w:fldChar w:fldCharType="separate"/>
        </w:r>
        <w:r>
          <w:rPr>
            <w:noProof/>
            <w:webHidden/>
          </w:rPr>
          <w:t>31</w:t>
        </w:r>
        <w:r>
          <w:rPr>
            <w:noProof/>
            <w:webHidden/>
          </w:rPr>
          <w:fldChar w:fldCharType="end"/>
        </w:r>
      </w:hyperlink>
    </w:p>
    <w:p w:rsidR="00E1128B" w:rsidRDefault="00E1128B">
      <w:pPr>
        <w:pStyle w:val="Sumrio3"/>
        <w:tabs>
          <w:tab w:val="left" w:pos="1540"/>
          <w:tab w:val="right" w:leader="dot" w:pos="8494"/>
        </w:tabs>
        <w:rPr>
          <w:rFonts w:asciiTheme="minorHAnsi" w:eastAsiaTheme="minorEastAsia" w:hAnsiTheme="minorHAnsi" w:cstheme="minorBidi"/>
          <w:noProof/>
          <w:sz w:val="22"/>
          <w:szCs w:val="22"/>
          <w:lang w:val="en-US" w:eastAsia="en-US"/>
        </w:rPr>
      </w:pPr>
      <w:hyperlink w:anchor="_Toc78905699" w:history="1">
        <w:r w:rsidRPr="00022ACB">
          <w:rPr>
            <w:rStyle w:val="Hyperlink"/>
            <w:noProof/>
          </w:rPr>
          <w:t>5.24.1.</w:t>
        </w:r>
        <w:r>
          <w:rPr>
            <w:rFonts w:asciiTheme="minorHAnsi" w:eastAsiaTheme="minorEastAsia" w:hAnsiTheme="minorHAnsi" w:cstheme="minorBidi"/>
            <w:noProof/>
            <w:sz w:val="22"/>
            <w:szCs w:val="22"/>
            <w:lang w:val="en-US" w:eastAsia="en-US"/>
          </w:rPr>
          <w:tab/>
        </w:r>
        <w:r w:rsidRPr="00022ACB">
          <w:rPr>
            <w:rStyle w:val="Hyperlink"/>
            <w:noProof/>
          </w:rPr>
          <w:t>Fluxo Exceção Dados Inválidos</w:t>
        </w:r>
        <w:r>
          <w:rPr>
            <w:noProof/>
            <w:webHidden/>
          </w:rPr>
          <w:tab/>
        </w:r>
        <w:r>
          <w:rPr>
            <w:noProof/>
            <w:webHidden/>
          </w:rPr>
          <w:fldChar w:fldCharType="begin"/>
        </w:r>
        <w:r>
          <w:rPr>
            <w:noProof/>
            <w:webHidden/>
          </w:rPr>
          <w:instrText xml:space="preserve"> PAGEREF _Toc78905699 \h </w:instrText>
        </w:r>
        <w:r>
          <w:rPr>
            <w:noProof/>
            <w:webHidden/>
          </w:rPr>
        </w:r>
        <w:r>
          <w:rPr>
            <w:noProof/>
            <w:webHidden/>
          </w:rPr>
          <w:fldChar w:fldCharType="separate"/>
        </w:r>
        <w:r>
          <w:rPr>
            <w:noProof/>
            <w:webHidden/>
          </w:rPr>
          <w:t>31</w:t>
        </w:r>
        <w:r>
          <w:rPr>
            <w:noProof/>
            <w:webHidden/>
          </w:rPr>
          <w:fldChar w:fldCharType="end"/>
        </w:r>
      </w:hyperlink>
    </w:p>
    <w:p w:rsidR="00E1128B" w:rsidRDefault="00E1128B">
      <w:pPr>
        <w:pStyle w:val="Sumrio1"/>
        <w:tabs>
          <w:tab w:val="left" w:pos="480"/>
          <w:tab w:val="right" w:leader="dot" w:pos="8494"/>
        </w:tabs>
        <w:rPr>
          <w:rFonts w:asciiTheme="minorHAnsi" w:eastAsiaTheme="minorEastAsia" w:hAnsiTheme="minorHAnsi" w:cstheme="minorBidi"/>
          <w:noProof/>
          <w:sz w:val="22"/>
          <w:szCs w:val="22"/>
          <w:lang w:val="en-US" w:eastAsia="en-US"/>
        </w:rPr>
      </w:pPr>
      <w:hyperlink w:anchor="_Toc78905700" w:history="1">
        <w:r w:rsidRPr="00022ACB">
          <w:rPr>
            <w:rStyle w:val="Hyperlink"/>
            <w:noProof/>
          </w:rPr>
          <w:t>6.</w:t>
        </w:r>
        <w:r>
          <w:rPr>
            <w:rFonts w:asciiTheme="minorHAnsi" w:eastAsiaTheme="minorEastAsia" w:hAnsiTheme="minorHAnsi" w:cstheme="minorBidi"/>
            <w:noProof/>
            <w:sz w:val="22"/>
            <w:szCs w:val="22"/>
            <w:lang w:val="en-US" w:eastAsia="en-US"/>
          </w:rPr>
          <w:tab/>
        </w:r>
        <w:r w:rsidRPr="00022ACB">
          <w:rPr>
            <w:rStyle w:val="Hyperlink"/>
            <w:noProof/>
          </w:rPr>
          <w:t>Anexos</w:t>
        </w:r>
        <w:r>
          <w:rPr>
            <w:noProof/>
            <w:webHidden/>
          </w:rPr>
          <w:tab/>
        </w:r>
        <w:r>
          <w:rPr>
            <w:noProof/>
            <w:webHidden/>
          </w:rPr>
          <w:fldChar w:fldCharType="begin"/>
        </w:r>
        <w:r>
          <w:rPr>
            <w:noProof/>
            <w:webHidden/>
          </w:rPr>
          <w:instrText xml:space="preserve"> PAGEREF _Toc78905700 \h </w:instrText>
        </w:r>
        <w:r>
          <w:rPr>
            <w:noProof/>
            <w:webHidden/>
          </w:rPr>
        </w:r>
        <w:r>
          <w:rPr>
            <w:noProof/>
            <w:webHidden/>
          </w:rPr>
          <w:fldChar w:fldCharType="separate"/>
        </w:r>
        <w:r>
          <w:rPr>
            <w:noProof/>
            <w:webHidden/>
          </w:rPr>
          <w:t>31</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701" w:history="1">
        <w:r w:rsidRPr="00022ACB">
          <w:rPr>
            <w:rStyle w:val="Hyperlink"/>
            <w:noProof/>
          </w:rPr>
          <w:t>6.1.</w:t>
        </w:r>
        <w:r>
          <w:rPr>
            <w:rFonts w:asciiTheme="minorHAnsi" w:eastAsiaTheme="minorEastAsia" w:hAnsiTheme="minorHAnsi" w:cstheme="minorBidi"/>
            <w:noProof/>
            <w:sz w:val="22"/>
            <w:szCs w:val="22"/>
            <w:lang w:val="en-US" w:eastAsia="en-US"/>
          </w:rPr>
          <w:tab/>
        </w:r>
        <w:r w:rsidRPr="00022ACB">
          <w:rPr>
            <w:rStyle w:val="Hyperlink"/>
            <w:noProof/>
          </w:rPr>
          <w:t>Anexo 1</w:t>
        </w:r>
        <w:r>
          <w:rPr>
            <w:noProof/>
            <w:webHidden/>
          </w:rPr>
          <w:tab/>
        </w:r>
        <w:r>
          <w:rPr>
            <w:noProof/>
            <w:webHidden/>
          </w:rPr>
          <w:fldChar w:fldCharType="begin"/>
        </w:r>
        <w:r>
          <w:rPr>
            <w:noProof/>
            <w:webHidden/>
          </w:rPr>
          <w:instrText xml:space="preserve"> PAGEREF _Toc78905701 \h </w:instrText>
        </w:r>
        <w:r>
          <w:rPr>
            <w:noProof/>
            <w:webHidden/>
          </w:rPr>
        </w:r>
        <w:r>
          <w:rPr>
            <w:noProof/>
            <w:webHidden/>
          </w:rPr>
          <w:fldChar w:fldCharType="separate"/>
        </w:r>
        <w:r>
          <w:rPr>
            <w:noProof/>
            <w:webHidden/>
          </w:rPr>
          <w:t>31</w:t>
        </w:r>
        <w:r>
          <w:rPr>
            <w:noProof/>
            <w:webHidden/>
          </w:rPr>
          <w:fldChar w:fldCharType="end"/>
        </w:r>
      </w:hyperlink>
    </w:p>
    <w:p w:rsidR="00E1128B" w:rsidRDefault="00E1128B">
      <w:pPr>
        <w:pStyle w:val="Sumrio1"/>
        <w:tabs>
          <w:tab w:val="left" w:pos="480"/>
          <w:tab w:val="right" w:leader="dot" w:pos="8494"/>
        </w:tabs>
        <w:rPr>
          <w:rFonts w:asciiTheme="minorHAnsi" w:eastAsiaTheme="minorEastAsia" w:hAnsiTheme="minorHAnsi" w:cstheme="minorBidi"/>
          <w:noProof/>
          <w:sz w:val="22"/>
          <w:szCs w:val="22"/>
          <w:lang w:val="en-US" w:eastAsia="en-US"/>
        </w:rPr>
      </w:pPr>
      <w:hyperlink w:anchor="_Toc78905702" w:history="1">
        <w:r w:rsidRPr="00022ACB">
          <w:rPr>
            <w:rStyle w:val="Hyperlink"/>
            <w:noProof/>
          </w:rPr>
          <w:t>7.</w:t>
        </w:r>
        <w:r>
          <w:rPr>
            <w:rFonts w:asciiTheme="minorHAnsi" w:eastAsiaTheme="minorEastAsia" w:hAnsiTheme="minorHAnsi" w:cstheme="minorBidi"/>
            <w:noProof/>
            <w:sz w:val="22"/>
            <w:szCs w:val="22"/>
            <w:lang w:val="en-US" w:eastAsia="en-US"/>
          </w:rPr>
          <w:tab/>
        </w:r>
        <w:r w:rsidRPr="00022ACB">
          <w:rPr>
            <w:rStyle w:val="Hyperlink"/>
            <w:noProof/>
          </w:rPr>
          <w:t>Telas</w:t>
        </w:r>
        <w:r>
          <w:rPr>
            <w:noProof/>
            <w:webHidden/>
          </w:rPr>
          <w:tab/>
        </w:r>
        <w:r>
          <w:rPr>
            <w:noProof/>
            <w:webHidden/>
          </w:rPr>
          <w:fldChar w:fldCharType="begin"/>
        </w:r>
        <w:r>
          <w:rPr>
            <w:noProof/>
            <w:webHidden/>
          </w:rPr>
          <w:instrText xml:space="preserve"> PAGEREF _Toc78905702 \h </w:instrText>
        </w:r>
        <w:r>
          <w:rPr>
            <w:noProof/>
            <w:webHidden/>
          </w:rPr>
        </w:r>
        <w:r>
          <w:rPr>
            <w:noProof/>
            <w:webHidden/>
          </w:rPr>
          <w:fldChar w:fldCharType="separate"/>
        </w:r>
        <w:r>
          <w:rPr>
            <w:noProof/>
            <w:webHidden/>
          </w:rPr>
          <w:t>32</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703" w:history="1">
        <w:r w:rsidRPr="00022ACB">
          <w:rPr>
            <w:rStyle w:val="Hyperlink"/>
            <w:noProof/>
          </w:rPr>
          <w:t>7.1.</w:t>
        </w:r>
        <w:r>
          <w:rPr>
            <w:rFonts w:asciiTheme="minorHAnsi" w:eastAsiaTheme="minorEastAsia" w:hAnsiTheme="minorHAnsi" w:cstheme="minorBidi"/>
            <w:noProof/>
            <w:sz w:val="22"/>
            <w:szCs w:val="22"/>
            <w:lang w:val="en-US" w:eastAsia="en-US"/>
          </w:rPr>
          <w:tab/>
        </w:r>
        <w:r w:rsidRPr="00022ACB">
          <w:rPr>
            <w:rStyle w:val="Hyperlink"/>
            <w:noProof/>
          </w:rPr>
          <w:t>Tela 1</w:t>
        </w:r>
        <w:r>
          <w:rPr>
            <w:noProof/>
            <w:webHidden/>
          </w:rPr>
          <w:tab/>
        </w:r>
        <w:r>
          <w:rPr>
            <w:noProof/>
            <w:webHidden/>
          </w:rPr>
          <w:fldChar w:fldCharType="begin"/>
        </w:r>
        <w:r>
          <w:rPr>
            <w:noProof/>
            <w:webHidden/>
          </w:rPr>
          <w:instrText xml:space="preserve"> PAGEREF _Toc78905703 \h </w:instrText>
        </w:r>
        <w:r>
          <w:rPr>
            <w:noProof/>
            <w:webHidden/>
          </w:rPr>
        </w:r>
        <w:r>
          <w:rPr>
            <w:noProof/>
            <w:webHidden/>
          </w:rPr>
          <w:fldChar w:fldCharType="separate"/>
        </w:r>
        <w:r>
          <w:rPr>
            <w:noProof/>
            <w:webHidden/>
          </w:rPr>
          <w:t>32</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704" w:history="1">
        <w:r w:rsidRPr="00022ACB">
          <w:rPr>
            <w:rStyle w:val="Hyperlink"/>
            <w:noProof/>
          </w:rPr>
          <w:t>7.2.</w:t>
        </w:r>
        <w:r>
          <w:rPr>
            <w:rFonts w:asciiTheme="minorHAnsi" w:eastAsiaTheme="minorEastAsia" w:hAnsiTheme="minorHAnsi" w:cstheme="minorBidi"/>
            <w:noProof/>
            <w:sz w:val="22"/>
            <w:szCs w:val="22"/>
            <w:lang w:val="en-US" w:eastAsia="en-US"/>
          </w:rPr>
          <w:tab/>
        </w:r>
        <w:r w:rsidRPr="00022ACB">
          <w:rPr>
            <w:rStyle w:val="Hyperlink"/>
            <w:noProof/>
          </w:rPr>
          <w:t>Tela 2</w:t>
        </w:r>
        <w:r>
          <w:rPr>
            <w:noProof/>
            <w:webHidden/>
          </w:rPr>
          <w:tab/>
        </w:r>
        <w:r>
          <w:rPr>
            <w:noProof/>
            <w:webHidden/>
          </w:rPr>
          <w:fldChar w:fldCharType="begin"/>
        </w:r>
        <w:r>
          <w:rPr>
            <w:noProof/>
            <w:webHidden/>
          </w:rPr>
          <w:instrText xml:space="preserve"> PAGEREF _Toc78905704 \h </w:instrText>
        </w:r>
        <w:r>
          <w:rPr>
            <w:noProof/>
            <w:webHidden/>
          </w:rPr>
        </w:r>
        <w:r>
          <w:rPr>
            <w:noProof/>
            <w:webHidden/>
          </w:rPr>
          <w:fldChar w:fldCharType="separate"/>
        </w:r>
        <w:r>
          <w:rPr>
            <w:noProof/>
            <w:webHidden/>
          </w:rPr>
          <w:t>33</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705" w:history="1">
        <w:r w:rsidRPr="00022ACB">
          <w:rPr>
            <w:rStyle w:val="Hyperlink"/>
            <w:noProof/>
          </w:rPr>
          <w:t>7.3.</w:t>
        </w:r>
        <w:r>
          <w:rPr>
            <w:rFonts w:asciiTheme="minorHAnsi" w:eastAsiaTheme="minorEastAsia" w:hAnsiTheme="minorHAnsi" w:cstheme="minorBidi"/>
            <w:noProof/>
            <w:sz w:val="22"/>
            <w:szCs w:val="22"/>
            <w:lang w:val="en-US" w:eastAsia="en-US"/>
          </w:rPr>
          <w:tab/>
        </w:r>
        <w:r w:rsidRPr="00022ACB">
          <w:rPr>
            <w:rStyle w:val="Hyperlink"/>
            <w:noProof/>
          </w:rPr>
          <w:t>Tela 3</w:t>
        </w:r>
        <w:r>
          <w:rPr>
            <w:noProof/>
            <w:webHidden/>
          </w:rPr>
          <w:tab/>
        </w:r>
        <w:r>
          <w:rPr>
            <w:noProof/>
            <w:webHidden/>
          </w:rPr>
          <w:fldChar w:fldCharType="begin"/>
        </w:r>
        <w:r>
          <w:rPr>
            <w:noProof/>
            <w:webHidden/>
          </w:rPr>
          <w:instrText xml:space="preserve"> PAGEREF _Toc78905705 \h </w:instrText>
        </w:r>
        <w:r>
          <w:rPr>
            <w:noProof/>
            <w:webHidden/>
          </w:rPr>
        </w:r>
        <w:r>
          <w:rPr>
            <w:noProof/>
            <w:webHidden/>
          </w:rPr>
          <w:fldChar w:fldCharType="separate"/>
        </w:r>
        <w:r>
          <w:rPr>
            <w:noProof/>
            <w:webHidden/>
          </w:rPr>
          <w:t>33</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706" w:history="1">
        <w:r w:rsidRPr="00022ACB">
          <w:rPr>
            <w:rStyle w:val="Hyperlink"/>
            <w:noProof/>
          </w:rPr>
          <w:t>7.4.</w:t>
        </w:r>
        <w:r>
          <w:rPr>
            <w:rFonts w:asciiTheme="minorHAnsi" w:eastAsiaTheme="minorEastAsia" w:hAnsiTheme="minorHAnsi" w:cstheme="minorBidi"/>
            <w:noProof/>
            <w:sz w:val="22"/>
            <w:szCs w:val="22"/>
            <w:lang w:val="en-US" w:eastAsia="en-US"/>
          </w:rPr>
          <w:tab/>
        </w:r>
        <w:r w:rsidRPr="00022ACB">
          <w:rPr>
            <w:rStyle w:val="Hyperlink"/>
            <w:noProof/>
          </w:rPr>
          <w:t>Tela 4</w:t>
        </w:r>
        <w:r>
          <w:rPr>
            <w:noProof/>
            <w:webHidden/>
          </w:rPr>
          <w:tab/>
        </w:r>
        <w:r>
          <w:rPr>
            <w:noProof/>
            <w:webHidden/>
          </w:rPr>
          <w:fldChar w:fldCharType="begin"/>
        </w:r>
        <w:r>
          <w:rPr>
            <w:noProof/>
            <w:webHidden/>
          </w:rPr>
          <w:instrText xml:space="preserve"> PAGEREF _Toc78905706 \h </w:instrText>
        </w:r>
        <w:r>
          <w:rPr>
            <w:noProof/>
            <w:webHidden/>
          </w:rPr>
        </w:r>
        <w:r>
          <w:rPr>
            <w:noProof/>
            <w:webHidden/>
          </w:rPr>
          <w:fldChar w:fldCharType="separate"/>
        </w:r>
        <w:r>
          <w:rPr>
            <w:noProof/>
            <w:webHidden/>
          </w:rPr>
          <w:t>33</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707" w:history="1">
        <w:r w:rsidRPr="00022ACB">
          <w:rPr>
            <w:rStyle w:val="Hyperlink"/>
            <w:noProof/>
          </w:rPr>
          <w:t>7.5.</w:t>
        </w:r>
        <w:r>
          <w:rPr>
            <w:rFonts w:asciiTheme="minorHAnsi" w:eastAsiaTheme="minorEastAsia" w:hAnsiTheme="minorHAnsi" w:cstheme="minorBidi"/>
            <w:noProof/>
            <w:sz w:val="22"/>
            <w:szCs w:val="22"/>
            <w:lang w:val="en-US" w:eastAsia="en-US"/>
          </w:rPr>
          <w:tab/>
        </w:r>
        <w:r w:rsidRPr="00022ACB">
          <w:rPr>
            <w:rStyle w:val="Hyperlink"/>
            <w:noProof/>
          </w:rPr>
          <w:t>Tela 5</w:t>
        </w:r>
        <w:r>
          <w:rPr>
            <w:noProof/>
            <w:webHidden/>
          </w:rPr>
          <w:tab/>
        </w:r>
        <w:r>
          <w:rPr>
            <w:noProof/>
            <w:webHidden/>
          </w:rPr>
          <w:fldChar w:fldCharType="begin"/>
        </w:r>
        <w:r>
          <w:rPr>
            <w:noProof/>
            <w:webHidden/>
          </w:rPr>
          <w:instrText xml:space="preserve"> PAGEREF _Toc78905707 \h </w:instrText>
        </w:r>
        <w:r>
          <w:rPr>
            <w:noProof/>
            <w:webHidden/>
          </w:rPr>
        </w:r>
        <w:r>
          <w:rPr>
            <w:noProof/>
            <w:webHidden/>
          </w:rPr>
          <w:fldChar w:fldCharType="separate"/>
        </w:r>
        <w:r>
          <w:rPr>
            <w:noProof/>
            <w:webHidden/>
          </w:rPr>
          <w:t>34</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708" w:history="1">
        <w:r w:rsidRPr="00022ACB">
          <w:rPr>
            <w:rStyle w:val="Hyperlink"/>
            <w:noProof/>
          </w:rPr>
          <w:t>7.6.</w:t>
        </w:r>
        <w:r>
          <w:rPr>
            <w:rFonts w:asciiTheme="minorHAnsi" w:eastAsiaTheme="minorEastAsia" w:hAnsiTheme="minorHAnsi" w:cstheme="minorBidi"/>
            <w:noProof/>
            <w:sz w:val="22"/>
            <w:szCs w:val="22"/>
            <w:lang w:val="en-US" w:eastAsia="en-US"/>
          </w:rPr>
          <w:tab/>
        </w:r>
        <w:r w:rsidRPr="00022ACB">
          <w:rPr>
            <w:rStyle w:val="Hyperlink"/>
            <w:noProof/>
          </w:rPr>
          <w:t>Tela 6</w:t>
        </w:r>
        <w:r>
          <w:rPr>
            <w:noProof/>
            <w:webHidden/>
          </w:rPr>
          <w:tab/>
        </w:r>
        <w:r>
          <w:rPr>
            <w:noProof/>
            <w:webHidden/>
          </w:rPr>
          <w:fldChar w:fldCharType="begin"/>
        </w:r>
        <w:r>
          <w:rPr>
            <w:noProof/>
            <w:webHidden/>
          </w:rPr>
          <w:instrText xml:space="preserve"> PAGEREF _Toc78905708 \h </w:instrText>
        </w:r>
        <w:r>
          <w:rPr>
            <w:noProof/>
            <w:webHidden/>
          </w:rPr>
        </w:r>
        <w:r>
          <w:rPr>
            <w:noProof/>
            <w:webHidden/>
          </w:rPr>
          <w:fldChar w:fldCharType="separate"/>
        </w:r>
        <w:r>
          <w:rPr>
            <w:noProof/>
            <w:webHidden/>
          </w:rPr>
          <w:t>34</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709" w:history="1">
        <w:r w:rsidRPr="00022ACB">
          <w:rPr>
            <w:rStyle w:val="Hyperlink"/>
            <w:noProof/>
          </w:rPr>
          <w:t>7.7.</w:t>
        </w:r>
        <w:r>
          <w:rPr>
            <w:rFonts w:asciiTheme="minorHAnsi" w:eastAsiaTheme="minorEastAsia" w:hAnsiTheme="minorHAnsi" w:cstheme="minorBidi"/>
            <w:noProof/>
            <w:sz w:val="22"/>
            <w:szCs w:val="22"/>
            <w:lang w:val="en-US" w:eastAsia="en-US"/>
          </w:rPr>
          <w:tab/>
        </w:r>
        <w:r w:rsidRPr="00022ACB">
          <w:rPr>
            <w:rStyle w:val="Hyperlink"/>
            <w:noProof/>
          </w:rPr>
          <w:t>Tela 7</w:t>
        </w:r>
        <w:r>
          <w:rPr>
            <w:noProof/>
            <w:webHidden/>
          </w:rPr>
          <w:tab/>
        </w:r>
        <w:r>
          <w:rPr>
            <w:noProof/>
            <w:webHidden/>
          </w:rPr>
          <w:fldChar w:fldCharType="begin"/>
        </w:r>
        <w:r>
          <w:rPr>
            <w:noProof/>
            <w:webHidden/>
          </w:rPr>
          <w:instrText xml:space="preserve"> PAGEREF _Toc78905709 \h </w:instrText>
        </w:r>
        <w:r>
          <w:rPr>
            <w:noProof/>
            <w:webHidden/>
          </w:rPr>
        </w:r>
        <w:r>
          <w:rPr>
            <w:noProof/>
            <w:webHidden/>
          </w:rPr>
          <w:fldChar w:fldCharType="separate"/>
        </w:r>
        <w:r>
          <w:rPr>
            <w:noProof/>
            <w:webHidden/>
          </w:rPr>
          <w:t>35</w:t>
        </w:r>
        <w:r>
          <w:rPr>
            <w:noProof/>
            <w:webHidden/>
          </w:rPr>
          <w:fldChar w:fldCharType="end"/>
        </w:r>
      </w:hyperlink>
    </w:p>
    <w:p w:rsidR="00E1128B" w:rsidRDefault="00E1128B">
      <w:pPr>
        <w:pStyle w:val="Sumrio2"/>
        <w:tabs>
          <w:tab w:val="left" w:pos="880"/>
          <w:tab w:val="right" w:leader="dot" w:pos="8494"/>
        </w:tabs>
        <w:rPr>
          <w:rFonts w:asciiTheme="minorHAnsi" w:eastAsiaTheme="minorEastAsia" w:hAnsiTheme="minorHAnsi" w:cstheme="minorBidi"/>
          <w:noProof/>
          <w:sz w:val="22"/>
          <w:szCs w:val="22"/>
          <w:lang w:val="en-US" w:eastAsia="en-US"/>
        </w:rPr>
      </w:pPr>
      <w:hyperlink w:anchor="_Toc78905710" w:history="1">
        <w:r w:rsidRPr="00022ACB">
          <w:rPr>
            <w:rStyle w:val="Hyperlink"/>
            <w:noProof/>
          </w:rPr>
          <w:t>7.8.</w:t>
        </w:r>
        <w:r>
          <w:rPr>
            <w:rFonts w:asciiTheme="minorHAnsi" w:eastAsiaTheme="minorEastAsia" w:hAnsiTheme="minorHAnsi" w:cstheme="minorBidi"/>
            <w:noProof/>
            <w:sz w:val="22"/>
            <w:szCs w:val="22"/>
            <w:lang w:val="en-US" w:eastAsia="en-US"/>
          </w:rPr>
          <w:tab/>
        </w:r>
        <w:r w:rsidRPr="00022ACB">
          <w:rPr>
            <w:rStyle w:val="Hyperlink"/>
            <w:noProof/>
          </w:rPr>
          <w:t>Tela 8</w:t>
        </w:r>
        <w:r>
          <w:rPr>
            <w:noProof/>
            <w:webHidden/>
          </w:rPr>
          <w:tab/>
        </w:r>
        <w:r>
          <w:rPr>
            <w:noProof/>
            <w:webHidden/>
          </w:rPr>
          <w:fldChar w:fldCharType="begin"/>
        </w:r>
        <w:r>
          <w:rPr>
            <w:noProof/>
            <w:webHidden/>
          </w:rPr>
          <w:instrText xml:space="preserve"> PAGEREF _Toc78905710 \h </w:instrText>
        </w:r>
        <w:r>
          <w:rPr>
            <w:noProof/>
            <w:webHidden/>
          </w:rPr>
        </w:r>
        <w:r>
          <w:rPr>
            <w:noProof/>
            <w:webHidden/>
          </w:rPr>
          <w:fldChar w:fldCharType="separate"/>
        </w:r>
        <w:r>
          <w:rPr>
            <w:noProof/>
            <w:webHidden/>
          </w:rPr>
          <w:t>35</w:t>
        </w:r>
        <w:r>
          <w:rPr>
            <w:noProof/>
            <w:webHidden/>
          </w:rPr>
          <w:fldChar w:fldCharType="end"/>
        </w:r>
      </w:hyperlink>
    </w:p>
    <w:p w:rsidR="00E1128B" w:rsidRDefault="00E1128B">
      <w:pPr>
        <w:pStyle w:val="Sumrio1"/>
        <w:tabs>
          <w:tab w:val="left" w:pos="480"/>
          <w:tab w:val="right" w:leader="dot" w:pos="8494"/>
        </w:tabs>
        <w:rPr>
          <w:rFonts w:asciiTheme="minorHAnsi" w:eastAsiaTheme="minorEastAsia" w:hAnsiTheme="minorHAnsi" w:cstheme="minorBidi"/>
          <w:noProof/>
          <w:sz w:val="22"/>
          <w:szCs w:val="22"/>
          <w:lang w:val="en-US" w:eastAsia="en-US"/>
        </w:rPr>
      </w:pPr>
      <w:hyperlink w:anchor="_Toc78905711" w:history="1">
        <w:r w:rsidRPr="00022ACB">
          <w:rPr>
            <w:rStyle w:val="Hyperlink"/>
            <w:noProof/>
          </w:rPr>
          <w:t>8.</w:t>
        </w:r>
        <w:r>
          <w:rPr>
            <w:rFonts w:asciiTheme="minorHAnsi" w:eastAsiaTheme="minorEastAsia" w:hAnsiTheme="minorHAnsi" w:cstheme="minorBidi"/>
            <w:noProof/>
            <w:sz w:val="22"/>
            <w:szCs w:val="22"/>
            <w:lang w:val="en-US" w:eastAsia="en-US"/>
          </w:rPr>
          <w:tab/>
        </w:r>
        <w:r w:rsidRPr="00022ACB">
          <w:rPr>
            <w:rStyle w:val="Hyperlink"/>
            <w:noProof/>
          </w:rPr>
          <w:t>Relatório (s)</w:t>
        </w:r>
        <w:r>
          <w:rPr>
            <w:noProof/>
            <w:webHidden/>
          </w:rPr>
          <w:tab/>
        </w:r>
        <w:r>
          <w:rPr>
            <w:noProof/>
            <w:webHidden/>
          </w:rPr>
          <w:fldChar w:fldCharType="begin"/>
        </w:r>
        <w:r>
          <w:rPr>
            <w:noProof/>
            <w:webHidden/>
          </w:rPr>
          <w:instrText xml:space="preserve"> PAGEREF _Toc78905711 \h </w:instrText>
        </w:r>
        <w:r>
          <w:rPr>
            <w:noProof/>
            <w:webHidden/>
          </w:rPr>
        </w:r>
        <w:r>
          <w:rPr>
            <w:noProof/>
            <w:webHidden/>
          </w:rPr>
          <w:fldChar w:fldCharType="separate"/>
        </w:r>
        <w:r>
          <w:rPr>
            <w:noProof/>
            <w:webHidden/>
          </w:rPr>
          <w:t>36</w:t>
        </w:r>
        <w:r>
          <w:rPr>
            <w:noProof/>
            <w:webHidden/>
          </w:rPr>
          <w:fldChar w:fldCharType="end"/>
        </w:r>
      </w:hyperlink>
    </w:p>
    <w:p w:rsidR="00AE2BF8" w:rsidRDefault="00AE2BF8" w:rsidP="003468EA">
      <w:pPr>
        <w:pStyle w:val="Sumrio1"/>
      </w:pPr>
      <w:r>
        <w:fldChar w:fldCharType="end"/>
      </w:r>
    </w:p>
    <w:p w:rsidR="00AE2BF8" w:rsidRDefault="00AE2BF8" w:rsidP="00AE2BF8">
      <w:pPr>
        <w:pStyle w:val="Heading"/>
        <w:rPr>
          <w:rFonts w:cs="Arial"/>
          <w:szCs w:val="24"/>
          <w:lang w:val="pt-BR"/>
        </w:rPr>
      </w:pPr>
      <w:r>
        <w:br w:type="page"/>
      </w:r>
    </w:p>
    <w:p w:rsidR="00AE2BF8" w:rsidRDefault="00AE2BF8" w:rsidP="00AE2BF8">
      <w:pPr>
        <w:pStyle w:val="Ttulo1"/>
        <w:keepNext w:val="0"/>
        <w:widowControl w:val="0"/>
        <w:spacing w:before="0" w:line="240" w:lineRule="auto"/>
        <w:ind w:left="540" w:hanging="540"/>
      </w:pPr>
      <w:bookmarkStart w:id="0" w:name="_Toc78905592"/>
      <w:r>
        <w:t>Pacote/Caso de Uso</w:t>
      </w:r>
      <w:bookmarkEnd w:id="0"/>
    </w:p>
    <w:p w:rsidR="00AE2BF8" w:rsidRDefault="00AE2BF8" w:rsidP="00AE2BF8"/>
    <w:p w:rsidR="00AE2BF8" w:rsidRDefault="00AC4062" w:rsidP="00232F60">
      <w:pPr>
        <w:pStyle w:val="Subttulo"/>
      </w:pPr>
      <w:bookmarkStart w:id="1" w:name="_Toc78905593"/>
      <w:r>
        <w:t>Nome da Funcionalidade</w:t>
      </w:r>
      <w:bookmarkEnd w:id="1"/>
    </w:p>
    <w:p w:rsidR="00AE2BF8" w:rsidRDefault="00AE2BF8" w:rsidP="00AE2BF8">
      <w:pPr>
        <w:widowControl w:val="0"/>
        <w:ind w:left="902"/>
        <w:rPr>
          <w:rFonts w:cs="Arial"/>
          <w:b/>
          <w:bCs/>
          <w:color w:val="FF0000"/>
        </w:rPr>
      </w:pPr>
    </w:p>
    <w:p w:rsidR="00AE2BF8" w:rsidRDefault="00AE2BF8" w:rsidP="001A6426">
      <w:pPr>
        <w:pStyle w:val="Ttulo2"/>
      </w:pPr>
      <w:bookmarkStart w:id="2" w:name="_Toc78905594"/>
      <w:r>
        <w:t>Descrição</w:t>
      </w:r>
      <w:bookmarkEnd w:id="2"/>
    </w:p>
    <w:p w:rsidR="00AE2BF8" w:rsidRDefault="00AE2BF8" w:rsidP="00AC4062">
      <w:pPr>
        <w:pStyle w:val="Recuodecorpodetexto2"/>
        <w:widowControl w:val="0"/>
        <w:ind w:left="142" w:firstLine="0"/>
        <w:rPr>
          <w:sz w:val="24"/>
        </w:rPr>
      </w:pPr>
    </w:p>
    <w:p w:rsidR="00AE2BF8" w:rsidRPr="00AC4062" w:rsidRDefault="00477061" w:rsidP="00AC4062">
      <w:pPr>
        <w:pStyle w:val="Cabealho"/>
        <w:ind w:left="0"/>
        <w:jc w:val="left"/>
        <w:rPr>
          <w:rFonts w:cs="Arial"/>
        </w:rPr>
      </w:pPr>
      <w:r w:rsidRPr="00477061">
        <w:rPr>
          <w:rFonts w:cs="Arial"/>
        </w:rPr>
        <w:t>Pacote responsável por agrupar os casos de uso de manutenção de Licença Prêmio Assiduidade.</w:t>
      </w:r>
    </w:p>
    <w:p w:rsidR="00AE2BF8" w:rsidRDefault="00AE2BF8" w:rsidP="00AE2BF8">
      <w:pPr>
        <w:pStyle w:val="Recuodecorpodetexto2"/>
        <w:widowControl w:val="0"/>
        <w:ind w:left="1620" w:firstLine="0"/>
        <w:rPr>
          <w:sz w:val="24"/>
        </w:rPr>
      </w:pPr>
    </w:p>
    <w:p w:rsidR="00AE2BF8" w:rsidRDefault="00AE2BF8" w:rsidP="00AE2BF8">
      <w:pPr>
        <w:pStyle w:val="Ttulo1"/>
        <w:keepNext w:val="0"/>
        <w:widowControl w:val="0"/>
        <w:spacing w:before="0" w:line="240" w:lineRule="auto"/>
        <w:ind w:left="540" w:hanging="540"/>
      </w:pPr>
      <w:bookmarkStart w:id="3" w:name="_Toc78905595"/>
      <w:r>
        <w:t>Conceito</w:t>
      </w:r>
      <w:bookmarkEnd w:id="3"/>
      <w:r>
        <w:tab/>
      </w:r>
    </w:p>
    <w:p w:rsidR="00AE2BF8" w:rsidRDefault="00AE2BF8" w:rsidP="00AE2BF8"/>
    <w:p w:rsidR="00AE2BF8" w:rsidRDefault="00AE2BF8" w:rsidP="001A6426">
      <w:pPr>
        <w:pStyle w:val="Ttulo2"/>
      </w:pPr>
      <w:bookmarkStart w:id="4" w:name="_Toc78905596"/>
      <w:r>
        <w:t>Conceitos principais</w:t>
      </w:r>
      <w:bookmarkEnd w:id="4"/>
    </w:p>
    <w:p w:rsidR="00AE2BF8" w:rsidRDefault="00AE2BF8" w:rsidP="00AE2BF8">
      <w:pPr>
        <w:pStyle w:val="Cabealho"/>
        <w:rPr>
          <w:rFonts w:cs="Arial"/>
        </w:rPr>
      </w:pPr>
    </w:p>
    <w:tbl>
      <w:tblPr>
        <w:tblW w:w="15926" w:type="dxa"/>
        <w:tblLayout w:type="fixed"/>
        <w:tblCellMar>
          <w:left w:w="0" w:type="dxa"/>
          <w:right w:w="70" w:type="dxa"/>
        </w:tblCellMar>
        <w:tblLook w:val="0000" w:firstRow="0" w:lastRow="0" w:firstColumn="0" w:lastColumn="0" w:noHBand="0" w:noVBand="0"/>
      </w:tblPr>
      <w:tblGrid>
        <w:gridCol w:w="3428"/>
        <w:gridCol w:w="3428"/>
        <w:gridCol w:w="3428"/>
        <w:gridCol w:w="5642"/>
      </w:tblGrid>
      <w:tr w:rsidR="00477061" w:rsidRPr="00AC4062" w:rsidTr="00477061">
        <w:trPr>
          <w:trHeight w:val="600"/>
        </w:trPr>
        <w:tc>
          <w:tcPr>
            <w:tcW w:w="3428" w:type="dxa"/>
          </w:tcPr>
          <w:p w:rsidR="00477061" w:rsidRDefault="00477061" w:rsidP="00477061">
            <w:pPr>
              <w:pStyle w:val="Cabealho"/>
              <w:ind w:left="0"/>
              <w:jc w:val="left"/>
              <w:rPr>
                <w:rFonts w:cs="Arial"/>
                <w:b/>
              </w:rPr>
            </w:pPr>
            <w:r>
              <w:rPr>
                <w:rFonts w:cs="Arial"/>
                <w:b/>
              </w:rPr>
              <w:t>Período de fruição da licença prêmio</w:t>
            </w:r>
          </w:p>
        </w:tc>
        <w:tc>
          <w:tcPr>
            <w:tcW w:w="3428" w:type="dxa"/>
          </w:tcPr>
          <w:p w:rsidR="00477061" w:rsidRDefault="00477061" w:rsidP="00477061">
            <w:pPr>
              <w:pStyle w:val="Cabealho"/>
              <w:ind w:left="0"/>
              <w:rPr>
                <w:rFonts w:cs="Arial"/>
              </w:rPr>
            </w:pPr>
            <w:r>
              <w:rPr>
                <w:rFonts w:cs="Arial"/>
              </w:rPr>
              <w:t>Relação dos períodos de fruição de licença prêmio dos servidores</w:t>
            </w:r>
          </w:p>
        </w:tc>
        <w:tc>
          <w:tcPr>
            <w:tcW w:w="3428" w:type="dxa"/>
          </w:tcPr>
          <w:p w:rsidR="00477061" w:rsidRPr="00AC4062" w:rsidRDefault="00477061" w:rsidP="00477061">
            <w:pPr>
              <w:pStyle w:val="Cabealho"/>
              <w:ind w:left="0"/>
              <w:jc w:val="left"/>
              <w:rPr>
                <w:rFonts w:cs="Arial"/>
              </w:rPr>
            </w:pPr>
            <w:r w:rsidRPr="00AC4062">
              <w:rPr>
                <w:rFonts w:cs="Arial"/>
              </w:rPr>
              <w:t>Nome do Conceito</w:t>
            </w:r>
          </w:p>
        </w:tc>
        <w:tc>
          <w:tcPr>
            <w:tcW w:w="5642" w:type="dxa"/>
          </w:tcPr>
          <w:p w:rsidR="00477061" w:rsidRPr="00AC4062" w:rsidRDefault="00477061" w:rsidP="00477061">
            <w:pPr>
              <w:pStyle w:val="Cabealho"/>
              <w:rPr>
                <w:rFonts w:cs="Arial"/>
              </w:rPr>
            </w:pPr>
            <w:r w:rsidRPr="00AC4062">
              <w:rPr>
                <w:rFonts w:cs="Arial"/>
              </w:rPr>
              <w:t>Descrição do Conceito.</w:t>
            </w:r>
          </w:p>
        </w:tc>
      </w:tr>
    </w:tbl>
    <w:p w:rsidR="00AE2BF8" w:rsidRDefault="00AE2BF8" w:rsidP="00AE2BF8">
      <w:pPr>
        <w:rPr>
          <w:rFonts w:cs="Arial"/>
        </w:rPr>
      </w:pPr>
    </w:p>
    <w:p w:rsidR="00AE2BF8" w:rsidRDefault="00AE2BF8" w:rsidP="001A6426">
      <w:pPr>
        <w:pStyle w:val="Ttulo2"/>
      </w:pPr>
      <w:bookmarkStart w:id="5" w:name="_Toc78905597"/>
      <w:r>
        <w:t>Conceitos associados</w:t>
      </w:r>
      <w:bookmarkEnd w:id="5"/>
    </w:p>
    <w:p w:rsidR="00AE2BF8" w:rsidRDefault="00AE2BF8" w:rsidP="00AE2BF8">
      <w:pPr>
        <w:rPr>
          <w:rFonts w:eastAsia="Arial Unicode MS"/>
        </w:rPr>
      </w:pPr>
    </w:p>
    <w:tbl>
      <w:tblPr>
        <w:tblW w:w="9070" w:type="dxa"/>
        <w:tblLayout w:type="fixed"/>
        <w:tblCellMar>
          <w:left w:w="0" w:type="dxa"/>
          <w:right w:w="70" w:type="dxa"/>
        </w:tblCellMar>
        <w:tblLook w:val="0000" w:firstRow="0" w:lastRow="0" w:firstColumn="0" w:lastColumn="0" w:noHBand="0" w:noVBand="0"/>
      </w:tblPr>
      <w:tblGrid>
        <w:gridCol w:w="3428"/>
        <w:gridCol w:w="5642"/>
      </w:tblGrid>
      <w:tr w:rsidR="00477061" w:rsidRPr="00AC4062" w:rsidTr="00477061">
        <w:trPr>
          <w:trHeight w:val="600"/>
        </w:trPr>
        <w:tc>
          <w:tcPr>
            <w:tcW w:w="3428" w:type="dxa"/>
          </w:tcPr>
          <w:p w:rsidR="00477061" w:rsidRDefault="00477061" w:rsidP="00477061">
            <w:pPr>
              <w:pStyle w:val="Cabealho"/>
              <w:ind w:left="0"/>
              <w:jc w:val="left"/>
              <w:rPr>
                <w:rFonts w:cs="Arial"/>
                <w:b/>
              </w:rPr>
            </w:pPr>
            <w:r>
              <w:rPr>
                <w:rFonts w:cs="Arial"/>
                <w:b/>
              </w:rPr>
              <w:t>Período aquisitivo de licença prêmio</w:t>
            </w:r>
          </w:p>
        </w:tc>
        <w:tc>
          <w:tcPr>
            <w:tcW w:w="5642" w:type="dxa"/>
          </w:tcPr>
          <w:p w:rsidR="00477061" w:rsidRDefault="00477061" w:rsidP="00477061">
            <w:pPr>
              <w:pStyle w:val="Cabealho"/>
              <w:rPr>
                <w:rFonts w:cs="Arial"/>
              </w:rPr>
            </w:pPr>
            <w:r>
              <w:rPr>
                <w:rFonts w:cs="Arial"/>
              </w:rPr>
              <w:t>Relação dos períodos aquisitivos de licença prêmio dos servidores</w:t>
            </w:r>
          </w:p>
        </w:tc>
      </w:tr>
      <w:tr w:rsidR="00477061" w:rsidRPr="00AC4062" w:rsidTr="00477061">
        <w:trPr>
          <w:trHeight w:val="600"/>
        </w:trPr>
        <w:tc>
          <w:tcPr>
            <w:tcW w:w="3428" w:type="dxa"/>
          </w:tcPr>
          <w:p w:rsidR="00477061" w:rsidRDefault="00477061" w:rsidP="00477061">
            <w:pPr>
              <w:pStyle w:val="Cabealho"/>
              <w:ind w:left="0"/>
              <w:jc w:val="left"/>
              <w:rPr>
                <w:rFonts w:cs="Arial"/>
                <w:b/>
              </w:rPr>
            </w:pPr>
            <w:r>
              <w:rPr>
                <w:rFonts w:cs="Arial"/>
                <w:b/>
              </w:rPr>
              <w:t>Período aquisitivo de licença prêmio</w:t>
            </w:r>
          </w:p>
        </w:tc>
        <w:tc>
          <w:tcPr>
            <w:tcW w:w="5642" w:type="dxa"/>
          </w:tcPr>
          <w:p w:rsidR="00477061" w:rsidRDefault="00477061" w:rsidP="00477061">
            <w:pPr>
              <w:pStyle w:val="Cabealho"/>
              <w:rPr>
                <w:rFonts w:cs="Arial"/>
              </w:rPr>
            </w:pPr>
            <w:r>
              <w:rPr>
                <w:rFonts w:cs="Arial"/>
              </w:rPr>
              <w:t>Relação dos períodos aquisitivos de licença prêmio dos servidores</w:t>
            </w:r>
          </w:p>
        </w:tc>
      </w:tr>
      <w:tr w:rsidR="00477061" w:rsidRPr="00AC4062" w:rsidTr="00477061">
        <w:trPr>
          <w:trHeight w:val="600"/>
        </w:trPr>
        <w:tc>
          <w:tcPr>
            <w:tcW w:w="3428" w:type="dxa"/>
          </w:tcPr>
          <w:p w:rsidR="00477061" w:rsidRDefault="00477061" w:rsidP="00477061">
            <w:pPr>
              <w:pStyle w:val="Cabealho"/>
              <w:ind w:left="0"/>
              <w:jc w:val="left"/>
              <w:rPr>
                <w:rFonts w:cs="Arial"/>
                <w:b/>
              </w:rPr>
            </w:pPr>
          </w:p>
        </w:tc>
        <w:tc>
          <w:tcPr>
            <w:tcW w:w="5642" w:type="dxa"/>
          </w:tcPr>
          <w:p w:rsidR="00477061" w:rsidRDefault="00477061" w:rsidP="00477061">
            <w:pPr>
              <w:pStyle w:val="Cabealho"/>
              <w:rPr>
                <w:rFonts w:cs="Arial"/>
              </w:rPr>
            </w:pPr>
          </w:p>
        </w:tc>
      </w:tr>
    </w:tbl>
    <w:p w:rsidR="00AE2BF8" w:rsidRDefault="00AE2BF8" w:rsidP="00AE2BF8">
      <w:pPr>
        <w:rPr>
          <w:rFonts w:eastAsia="Arial Unicode MS"/>
        </w:rPr>
      </w:pPr>
    </w:p>
    <w:p w:rsidR="00477061" w:rsidRDefault="00AE2BF8" w:rsidP="00477061">
      <w:pPr>
        <w:pStyle w:val="Ttulo1"/>
        <w:keepNext w:val="0"/>
        <w:widowControl w:val="0"/>
        <w:spacing w:before="0" w:line="240" w:lineRule="auto"/>
        <w:ind w:left="540" w:hanging="540"/>
      </w:pPr>
      <w:r>
        <w:rPr>
          <w:b w:val="0"/>
          <w:bCs w:val="0"/>
        </w:rPr>
        <w:br w:type="page"/>
      </w:r>
      <w:bookmarkStart w:id="6" w:name="_Toc78905598"/>
      <w:r w:rsidR="004B2CE1">
        <w:t>Diagrama</w:t>
      </w:r>
      <w:bookmarkEnd w:id="6"/>
      <w:r w:rsidR="004B2CE1">
        <w:t xml:space="preserve"> </w:t>
      </w:r>
    </w:p>
    <w:p w:rsidR="00AE2BF8" w:rsidRDefault="00477061" w:rsidP="00477061">
      <w:pPr>
        <w:pStyle w:val="Cabealho"/>
        <w:widowControl w:val="0"/>
        <w:tabs>
          <w:tab w:val="left" w:pos="708"/>
        </w:tabs>
        <w:ind w:left="0"/>
        <w:rPr>
          <w:rFonts w:cs="Arial"/>
        </w:rPr>
      </w:pPr>
      <w:ins w:id="7" w:author="Steffens, Cristiano Rafael" w:date="2021-08-02T16:02:00Z">
        <w:r w:rsidRPr="009A72EB">
          <w:rPr>
            <w:rFonts w:cs="Arial"/>
            <w:noProof/>
            <w:lang w:val="en-US" w:eastAsia="en-US"/>
          </w:rPr>
          <w:drawing>
            <wp:inline distT="0" distB="0" distL="0" distR="0" wp14:anchorId="42B9D537" wp14:editId="6E358960">
              <wp:extent cx="5400040" cy="5153025"/>
              <wp:effectExtent l="0" t="0" r="0" b="9525"/>
              <wp:docPr id="216" name="Imagem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5153025"/>
                      </a:xfrm>
                      <a:prstGeom prst="rect">
                        <a:avLst/>
                      </a:prstGeom>
                      <a:noFill/>
                      <a:ln>
                        <a:noFill/>
                      </a:ln>
                    </pic:spPr>
                  </pic:pic>
                </a:graphicData>
              </a:graphic>
            </wp:inline>
          </w:drawing>
        </w:r>
      </w:ins>
    </w:p>
    <w:p w:rsidR="00AE2BF8" w:rsidRDefault="00AE2BF8" w:rsidP="00AE2BF8">
      <w:pPr>
        <w:pStyle w:val="Ttulo1"/>
        <w:keepNext w:val="0"/>
        <w:widowControl w:val="0"/>
        <w:spacing w:before="0" w:line="240" w:lineRule="auto"/>
        <w:ind w:left="540" w:hanging="540"/>
      </w:pPr>
      <w:r>
        <w:rPr>
          <w:b w:val="0"/>
          <w:bCs w:val="0"/>
        </w:rPr>
        <w:br w:type="page"/>
      </w:r>
      <w:bookmarkStart w:id="8" w:name="_Toc78905599"/>
      <w:r>
        <w:t>Casos de Uso</w:t>
      </w:r>
      <w:bookmarkEnd w:id="8"/>
    </w:p>
    <w:p w:rsidR="00AE2BF8" w:rsidRDefault="00EB5468" w:rsidP="001A6426">
      <w:pPr>
        <w:pStyle w:val="Ttulo2"/>
      </w:pPr>
      <w:bookmarkStart w:id="9" w:name="_Toc78905600"/>
      <w:r>
        <w:t>UCS</w:t>
      </w:r>
      <w:r w:rsidR="00CA000D" w:rsidRPr="00CA000D">
        <w:t xml:space="preserve"> </w:t>
      </w:r>
      <w:r w:rsidR="00AC4062">
        <w:t>–</w:t>
      </w:r>
      <w:r w:rsidR="00CA000D" w:rsidRPr="00CA000D">
        <w:t xml:space="preserve"> </w:t>
      </w:r>
      <w:r w:rsidR="00C54125">
        <w:t>Alterar Usufruto de Licença Prêmio</w:t>
      </w:r>
      <w:bookmarkEnd w:id="9"/>
    </w:p>
    <w:p w:rsidR="00AE2BF8" w:rsidRDefault="00AE2BF8" w:rsidP="00AE2BF8">
      <w:pPr>
        <w:pStyle w:val="Ttulo3"/>
        <w:keepNext w:val="0"/>
        <w:widowControl w:val="0"/>
        <w:spacing w:before="120" w:line="240" w:lineRule="auto"/>
        <w:ind w:left="1620" w:hanging="900"/>
      </w:pPr>
      <w:bookmarkStart w:id="10" w:name="_Toc78905601"/>
      <w:r>
        <w:t>Fluxo Básico</w:t>
      </w:r>
      <w:bookmarkEnd w:id="10"/>
    </w:p>
    <w:p w:rsidR="002B0BCB" w:rsidRDefault="002B0BCB" w:rsidP="00633E7F">
      <w:pPr>
        <w:pStyle w:val="Ttulo4"/>
      </w:pPr>
      <w:r>
        <w:t xml:space="preserve">Após executar o Caso de Uso </w:t>
      </w:r>
      <w:r>
        <w:fldChar w:fldCharType="begin"/>
      </w:r>
      <w:r>
        <w:instrText xml:space="preserve"> REF _Ref78892408 \h </w:instrText>
      </w:r>
      <w:r>
        <w:fldChar w:fldCharType="separate"/>
      </w:r>
      <w:r w:rsidR="00E1128B">
        <w:t>UCS</w:t>
      </w:r>
      <w:r w:rsidR="00E1128B" w:rsidRPr="00CA000D">
        <w:t xml:space="preserve"> </w:t>
      </w:r>
      <w:r w:rsidR="00E1128B">
        <w:t>–</w:t>
      </w:r>
      <w:r w:rsidR="00E1128B" w:rsidRPr="00CA000D">
        <w:t xml:space="preserve"> </w:t>
      </w:r>
      <w:r w:rsidR="00E1128B">
        <w:t>Listar Usufruto de Licença Prêmio</w:t>
      </w:r>
      <w:r>
        <w:fldChar w:fldCharType="end"/>
      </w:r>
      <w:bookmarkStart w:id="11" w:name="_GoBack"/>
      <w:bookmarkEnd w:id="11"/>
      <w:r>
        <w:t xml:space="preserve"> o ator seleciona um período de fruição e solicita a funcionalidade "</w:t>
      </w:r>
      <w:r w:rsidRPr="002B0BCB">
        <w:t>Alterar Licença Prêmio</w:t>
      </w:r>
      <w:r>
        <w:t xml:space="preserve"> </w:t>
      </w:r>
      <w:r w:rsidRPr="002B0BCB">
        <w:t>/</w:t>
      </w:r>
      <w:r>
        <w:t xml:space="preserve"> </w:t>
      </w:r>
      <w:r w:rsidRPr="002B0BCB">
        <w:t>Assiduidade</w:t>
      </w:r>
      <w:r>
        <w:t>".</w:t>
      </w:r>
    </w:p>
    <w:p w:rsidR="00536D59" w:rsidRPr="00536D59" w:rsidRDefault="00AC4062" w:rsidP="00633E7F">
      <w:pPr>
        <w:pStyle w:val="Ttulo4"/>
      </w:pPr>
      <w:r>
        <w:t xml:space="preserve">O sistema apresenta a tela da funcionalidade conforme </w:t>
      </w:r>
      <w:r w:rsidR="00536D59">
        <w:fldChar w:fldCharType="begin"/>
      </w:r>
      <w:r w:rsidR="00536D59">
        <w:instrText xml:space="preserve"> REF _Ref78900109 \h </w:instrText>
      </w:r>
      <w:r w:rsidR="00536D59">
        <w:fldChar w:fldCharType="separate"/>
      </w:r>
      <w:r w:rsidR="00536D59">
        <w:t>Tela 5</w:t>
      </w:r>
      <w:r w:rsidR="00536D59">
        <w:fldChar w:fldCharType="end"/>
      </w:r>
      <w:r w:rsidR="00536D59">
        <w:t xml:space="preserve">. O sistema permite a alteração da </w:t>
      </w:r>
      <w:r w:rsidR="00536D59" w:rsidRPr="00536D59">
        <w:t>Data início da fruição</w:t>
      </w:r>
      <w:r w:rsidR="00536D59">
        <w:t xml:space="preserve"> e </w:t>
      </w:r>
      <w:r w:rsidR="00536D59" w:rsidRPr="00536D59">
        <w:t>Quantidade de dias</w:t>
      </w:r>
      <w:r w:rsidR="00536D59">
        <w:t>, além da inclusão de documento de amparo ao fato. O sistema apresenta as informações da lista “Substituto do Servidor”, executando o caso de uso “Listar Histórico de Substituições do Servidor” do módulo Movimentação, passando como informação a identificação do vínculo do servidor e o período da fruição (data inicial e final). O sistema apresenta as informações da lista “Substitutos do Servidor em suas Enturmações”, módulo de Movimentação</w:t>
      </w:r>
      <w:r w:rsidR="001A6426">
        <w:t>.</w:t>
      </w:r>
    </w:p>
    <w:p w:rsidR="00AE2BF8" w:rsidRDefault="00AE2BF8" w:rsidP="00633E7F">
      <w:pPr>
        <w:pStyle w:val="Ttulo4"/>
      </w:pPr>
      <w:r>
        <w:t>O ator informa o</w:t>
      </w:r>
      <w:r w:rsidR="00AC4062">
        <w:t>s dad</w:t>
      </w:r>
      <w:r w:rsidR="00536D59">
        <w:t>os necessários e submete a operação</w:t>
      </w:r>
    </w:p>
    <w:p w:rsidR="00536D59" w:rsidRDefault="00AE2BF8" w:rsidP="00633E7F">
      <w:pPr>
        <w:pStyle w:val="Ttulo4"/>
      </w:pPr>
      <w:r>
        <w:t xml:space="preserve">O sistema </w:t>
      </w:r>
      <w:r w:rsidR="00AC4062">
        <w:t>valida as informações de acordo com a</w:t>
      </w:r>
      <w:r w:rsidR="00536D59">
        <w:t>s R</w:t>
      </w:r>
      <w:r w:rsidR="00AC4062">
        <w:t>egra</w:t>
      </w:r>
      <w:r w:rsidR="00536D59">
        <w:t xml:space="preserve">s de Negócio </w:t>
      </w:r>
      <w:r w:rsidR="00536D59">
        <w:fldChar w:fldCharType="begin"/>
      </w:r>
      <w:r w:rsidR="00536D59">
        <w:instrText xml:space="preserve"> REF _Ref78896485 \h </w:instrText>
      </w:r>
      <w:r w:rsidR="00536D59">
        <w:fldChar w:fldCharType="separate"/>
      </w:r>
      <w:r w:rsidR="00536D59">
        <w:t>RN001</w:t>
      </w:r>
      <w:r w:rsidR="00536D59">
        <w:fldChar w:fldCharType="end"/>
      </w:r>
      <w:r w:rsidR="00536D59">
        <w:t xml:space="preserve">, </w:t>
      </w:r>
      <w:r w:rsidR="00536D59">
        <w:fldChar w:fldCharType="begin"/>
      </w:r>
      <w:r w:rsidR="00536D59">
        <w:instrText xml:space="preserve"> REF _Ref78896487 \h </w:instrText>
      </w:r>
      <w:r w:rsidR="00536D59">
        <w:fldChar w:fldCharType="separate"/>
      </w:r>
      <w:r w:rsidR="00536D59">
        <w:t>RN002</w:t>
      </w:r>
      <w:r w:rsidR="00536D59">
        <w:fldChar w:fldCharType="end"/>
      </w:r>
      <w:r w:rsidR="00536D59">
        <w:t xml:space="preserve">, </w:t>
      </w:r>
      <w:r w:rsidR="00536D59">
        <w:fldChar w:fldCharType="begin"/>
      </w:r>
      <w:r w:rsidR="00536D59">
        <w:instrText xml:space="preserve"> REF _Ref78896490 \h </w:instrText>
      </w:r>
      <w:r w:rsidR="00536D59">
        <w:fldChar w:fldCharType="separate"/>
      </w:r>
      <w:r w:rsidR="00536D59">
        <w:t>RN003</w:t>
      </w:r>
      <w:r w:rsidR="00536D59">
        <w:fldChar w:fldCharType="end"/>
      </w:r>
      <w:r w:rsidR="00536D59">
        <w:t xml:space="preserve">, </w:t>
      </w:r>
      <w:r w:rsidR="00536D59">
        <w:fldChar w:fldCharType="begin"/>
      </w:r>
      <w:r w:rsidR="00536D59">
        <w:instrText xml:space="preserve"> REF _Ref78896491 \h </w:instrText>
      </w:r>
      <w:r w:rsidR="00536D59">
        <w:fldChar w:fldCharType="separate"/>
      </w:r>
      <w:r w:rsidR="00536D59">
        <w:t>RN004</w:t>
      </w:r>
      <w:r w:rsidR="00536D59">
        <w:fldChar w:fldCharType="end"/>
      </w:r>
      <w:r w:rsidR="00536D59">
        <w:t xml:space="preserve">, </w:t>
      </w:r>
      <w:r w:rsidR="00536D59">
        <w:fldChar w:fldCharType="begin"/>
      </w:r>
      <w:r w:rsidR="00536D59">
        <w:instrText xml:space="preserve"> REF _Ref78896497 \h </w:instrText>
      </w:r>
      <w:r w:rsidR="00536D59">
        <w:fldChar w:fldCharType="separate"/>
      </w:r>
      <w:r w:rsidR="00536D59">
        <w:t>RN005</w:t>
      </w:r>
      <w:r w:rsidR="00536D59">
        <w:fldChar w:fldCharType="end"/>
      </w:r>
      <w:r w:rsidR="00536D59">
        <w:t xml:space="preserve">, </w:t>
      </w:r>
      <w:r w:rsidR="00536D59">
        <w:fldChar w:fldCharType="begin"/>
      </w:r>
      <w:r w:rsidR="00536D59">
        <w:instrText xml:space="preserve"> REF _Ref78896499 \h </w:instrText>
      </w:r>
      <w:r w:rsidR="00536D59">
        <w:fldChar w:fldCharType="separate"/>
      </w:r>
      <w:r w:rsidR="00536D59">
        <w:t>RN006</w:t>
      </w:r>
      <w:r w:rsidR="00536D59">
        <w:fldChar w:fldCharType="end"/>
      </w:r>
      <w:r w:rsidR="00536D59">
        <w:t xml:space="preserve">, </w:t>
      </w:r>
      <w:r w:rsidR="00536D59">
        <w:fldChar w:fldCharType="begin"/>
      </w:r>
      <w:r w:rsidR="00536D59">
        <w:instrText xml:space="preserve"> REF _Ref78896509 \h </w:instrText>
      </w:r>
      <w:r w:rsidR="00536D59">
        <w:fldChar w:fldCharType="separate"/>
      </w:r>
      <w:r w:rsidR="00536D59">
        <w:t>RN007</w:t>
      </w:r>
      <w:r w:rsidR="00536D59">
        <w:fldChar w:fldCharType="end"/>
      </w:r>
      <w:r w:rsidR="00536D59">
        <w:t xml:space="preserve">, </w:t>
      </w:r>
      <w:r w:rsidR="00536D59">
        <w:fldChar w:fldCharType="begin"/>
      </w:r>
      <w:r w:rsidR="00536D59">
        <w:instrText xml:space="preserve"> REF _Ref78896510 \h </w:instrText>
      </w:r>
      <w:r w:rsidR="00536D59">
        <w:fldChar w:fldCharType="separate"/>
      </w:r>
      <w:r w:rsidR="00536D59">
        <w:t>RN008</w:t>
      </w:r>
      <w:r w:rsidR="00536D59">
        <w:fldChar w:fldCharType="end"/>
      </w:r>
      <w:r w:rsidR="00536D59">
        <w:t xml:space="preserve">, </w:t>
      </w:r>
      <w:r w:rsidR="00536D59">
        <w:fldChar w:fldCharType="begin"/>
      </w:r>
      <w:r w:rsidR="00536D59">
        <w:instrText xml:space="preserve"> REF _Ref78896515 \h </w:instrText>
      </w:r>
      <w:r w:rsidR="00536D59">
        <w:fldChar w:fldCharType="separate"/>
      </w:r>
      <w:r w:rsidR="00536D59">
        <w:t>RN009</w:t>
      </w:r>
      <w:r w:rsidR="00536D59">
        <w:fldChar w:fldCharType="end"/>
      </w:r>
      <w:r w:rsidR="00536D59">
        <w:t xml:space="preserve">, </w:t>
      </w:r>
      <w:r w:rsidR="00536D59">
        <w:fldChar w:fldCharType="begin"/>
      </w:r>
      <w:r w:rsidR="00536D59">
        <w:instrText xml:space="preserve"> REF _Ref78896516 \h </w:instrText>
      </w:r>
      <w:r w:rsidR="00536D59">
        <w:fldChar w:fldCharType="separate"/>
      </w:r>
      <w:r w:rsidR="00536D59">
        <w:t>RN010</w:t>
      </w:r>
      <w:r w:rsidR="00536D59">
        <w:fldChar w:fldCharType="end"/>
      </w:r>
      <w:r w:rsidR="00536D59">
        <w:t xml:space="preserve">, </w:t>
      </w:r>
      <w:r w:rsidR="00536D59">
        <w:fldChar w:fldCharType="begin"/>
      </w:r>
      <w:r w:rsidR="00536D59">
        <w:instrText xml:space="preserve"> REF _Ref78896524 \h </w:instrText>
      </w:r>
      <w:r w:rsidR="00536D59">
        <w:fldChar w:fldCharType="separate"/>
      </w:r>
      <w:r w:rsidR="00536D59">
        <w:t>RN011</w:t>
      </w:r>
      <w:r w:rsidR="00536D59">
        <w:fldChar w:fldCharType="end"/>
      </w:r>
      <w:r w:rsidR="00536D59">
        <w:t xml:space="preserve">, </w:t>
      </w:r>
      <w:r w:rsidR="00536D59">
        <w:fldChar w:fldCharType="begin"/>
      </w:r>
      <w:r w:rsidR="00536D59">
        <w:instrText xml:space="preserve"> REF _Ref78900377 \h </w:instrText>
      </w:r>
      <w:r w:rsidR="00536D59">
        <w:fldChar w:fldCharType="separate"/>
      </w:r>
      <w:r w:rsidR="00536D59">
        <w:t>RN012</w:t>
      </w:r>
      <w:r w:rsidR="00536D59">
        <w:fldChar w:fldCharType="end"/>
      </w:r>
      <w:r w:rsidR="00536D59">
        <w:t xml:space="preserve">, </w:t>
      </w:r>
      <w:r w:rsidR="00536D59">
        <w:fldChar w:fldCharType="begin"/>
      </w:r>
      <w:r w:rsidR="00536D59">
        <w:instrText xml:space="preserve"> REF _Ref78900378 \h </w:instrText>
      </w:r>
      <w:r w:rsidR="00536D59">
        <w:fldChar w:fldCharType="separate"/>
      </w:r>
      <w:r w:rsidR="00536D59">
        <w:t>RN013</w:t>
      </w:r>
      <w:r w:rsidR="00536D59">
        <w:fldChar w:fldCharType="end"/>
      </w:r>
      <w:r w:rsidR="00536D59">
        <w:t xml:space="preserve">, </w:t>
      </w:r>
      <w:r w:rsidR="00536D59">
        <w:fldChar w:fldCharType="begin"/>
      </w:r>
      <w:r w:rsidR="00536D59">
        <w:instrText xml:space="preserve"> REF _Ref78900398 \h </w:instrText>
      </w:r>
      <w:r w:rsidR="00536D59">
        <w:fldChar w:fldCharType="separate"/>
      </w:r>
      <w:r w:rsidR="00536D59">
        <w:t>RN015</w:t>
      </w:r>
      <w:r w:rsidR="00536D59">
        <w:fldChar w:fldCharType="end"/>
      </w:r>
      <w:r w:rsidR="00536D59">
        <w:t xml:space="preserve">, </w:t>
      </w:r>
      <w:r w:rsidR="00536D59">
        <w:fldChar w:fldCharType="begin"/>
      </w:r>
      <w:r w:rsidR="00536D59">
        <w:instrText xml:space="preserve"> REF _Ref78896532 \h </w:instrText>
      </w:r>
      <w:r w:rsidR="00536D59">
        <w:fldChar w:fldCharType="separate"/>
      </w:r>
      <w:r w:rsidR="00536D59">
        <w:t>RN016</w:t>
      </w:r>
      <w:r w:rsidR="00536D59">
        <w:fldChar w:fldCharType="end"/>
      </w:r>
      <w:r w:rsidR="00536D59">
        <w:t xml:space="preserve">, </w:t>
      </w:r>
      <w:r w:rsidR="00536D59">
        <w:fldChar w:fldCharType="begin"/>
      </w:r>
      <w:r w:rsidR="00536D59">
        <w:instrText xml:space="preserve"> REF _Ref78900402 \h </w:instrText>
      </w:r>
      <w:r w:rsidR="00536D59">
        <w:fldChar w:fldCharType="separate"/>
      </w:r>
      <w:r w:rsidR="00536D59">
        <w:t>RN018</w:t>
      </w:r>
      <w:r w:rsidR="00536D59">
        <w:fldChar w:fldCharType="end"/>
      </w:r>
      <w:r w:rsidR="00536D59">
        <w:t xml:space="preserve">, </w:t>
      </w:r>
      <w:r w:rsidR="00536D59">
        <w:fldChar w:fldCharType="begin"/>
      </w:r>
      <w:r w:rsidR="00536D59">
        <w:instrText xml:space="preserve"> REF _Ref78900407 \h </w:instrText>
      </w:r>
      <w:r w:rsidR="00536D59">
        <w:fldChar w:fldCharType="separate"/>
      </w:r>
      <w:r w:rsidR="00536D59">
        <w:t>RN018</w:t>
      </w:r>
      <w:r w:rsidR="00536D59">
        <w:fldChar w:fldCharType="end"/>
      </w:r>
      <w:r w:rsidR="00536D59">
        <w:t xml:space="preserve">, </w:t>
      </w:r>
      <w:r w:rsidR="00536D59">
        <w:fldChar w:fldCharType="begin"/>
      </w:r>
      <w:r w:rsidR="00536D59">
        <w:instrText xml:space="preserve"> REF _Ref78900413 \h </w:instrText>
      </w:r>
      <w:r w:rsidR="00536D59">
        <w:fldChar w:fldCharType="separate"/>
      </w:r>
      <w:r w:rsidR="00536D59">
        <w:t>RN020</w:t>
      </w:r>
      <w:r w:rsidR="00536D59">
        <w:fldChar w:fldCharType="end"/>
      </w:r>
      <w:r w:rsidR="00AC4062">
        <w:t>.</w:t>
      </w:r>
    </w:p>
    <w:p w:rsidR="00536D59" w:rsidRDefault="00536D59" w:rsidP="00633E7F">
      <w:pPr>
        <w:pStyle w:val="Ttulo4"/>
      </w:pPr>
      <w:r>
        <w:t>O sistema altera o registro de fruição da Licença Prêmio, observando as situações:</w:t>
      </w:r>
    </w:p>
    <w:p w:rsidR="00536D59" w:rsidRDefault="00536D59" w:rsidP="00536D59">
      <w:pPr>
        <w:ind w:left="2464" w:hanging="304"/>
        <w:rPr>
          <w:rFonts w:cs="Arial"/>
        </w:rPr>
      </w:pPr>
      <w:r>
        <w:rPr>
          <w:rFonts w:cs="Arial"/>
        </w:rPr>
        <w:t>a) caso as novas datas de fruição de licença prêmio sejam diferentes da atual, o sistema altera o histórico de afastamento (Alterar afastamento) passando a identificação do afastamento associado a fruição e o novo período da fruição da Licença Prêmio como data inicial e final do Afastamento e a identificação da funcionalidade.</w:t>
      </w:r>
    </w:p>
    <w:p w:rsidR="00536D59" w:rsidRDefault="00536D59" w:rsidP="00536D59">
      <w:pPr>
        <w:ind w:left="2464" w:hanging="304"/>
        <w:rPr>
          <w:rFonts w:cs="Arial"/>
          <w:color w:val="000000"/>
        </w:rPr>
      </w:pPr>
      <w:r>
        <w:rPr>
          <w:rFonts w:cs="Arial"/>
        </w:rPr>
        <w:t>b) caso a nova data inicial da fruição seja superior ou igual à data atual e o ator alterou o período e/ou a quantidade de dias, o sistema indica a situação do período de fruição como “Reprogramado”. Caso a nova data inicial da fruição seja inferior à data atual, o sistema i</w:t>
      </w:r>
      <w:r>
        <w:rPr>
          <w:rFonts w:cs="Arial"/>
          <w:color w:val="000000"/>
        </w:rPr>
        <w:t>ndica a situação do período de fruição como “Alterado”.</w:t>
      </w:r>
    </w:p>
    <w:p w:rsidR="00536D59" w:rsidRDefault="00536D59" w:rsidP="00633E7F">
      <w:pPr>
        <w:pStyle w:val="Ttulo4"/>
      </w:pPr>
      <w:r>
        <w:t>Quando a situação for alterada, alterar a Data da situação do período de fruição para a data atual.</w:t>
      </w:r>
    </w:p>
    <w:p w:rsidR="000A26D6" w:rsidRDefault="000A26D6" w:rsidP="00633E7F">
      <w:pPr>
        <w:pStyle w:val="Ttulo4"/>
      </w:pPr>
      <w:r>
        <w:t>O sistema processa a operação e exibe a mensagem "Alteração efetuada com sucesso!".</w:t>
      </w:r>
    </w:p>
    <w:p w:rsidR="000A26D6" w:rsidRPr="000A26D6" w:rsidRDefault="000A26D6" w:rsidP="000A26D6"/>
    <w:p w:rsidR="00D623B7" w:rsidRDefault="00D623B7" w:rsidP="00D623B7">
      <w:pPr>
        <w:pStyle w:val="Ttulo3"/>
        <w:keepNext w:val="0"/>
        <w:widowControl w:val="0"/>
        <w:spacing w:before="120" w:line="240" w:lineRule="auto"/>
        <w:ind w:left="1620" w:hanging="900"/>
      </w:pPr>
      <w:bookmarkStart w:id="12" w:name="_Toc78905602"/>
      <w:r>
        <w:t>Pos Condição</w:t>
      </w:r>
      <w:bookmarkEnd w:id="12"/>
      <w:r>
        <w:t xml:space="preserve"> </w:t>
      </w:r>
    </w:p>
    <w:p w:rsidR="00AC4062" w:rsidRDefault="00AC4062" w:rsidP="00633E7F">
      <w:pPr>
        <w:pStyle w:val="Ttulo4"/>
      </w:pPr>
      <w:r>
        <w:t>O sistema exibe a mensagem de sucesso</w:t>
      </w:r>
    </w:p>
    <w:p w:rsidR="00D623B7" w:rsidRPr="00D623B7" w:rsidRDefault="00D623B7" w:rsidP="00D623B7"/>
    <w:p w:rsidR="00CA000D" w:rsidRDefault="00D623B7" w:rsidP="00CA000D">
      <w:pPr>
        <w:pStyle w:val="Ttulo3"/>
        <w:keepNext w:val="0"/>
        <w:widowControl w:val="0"/>
        <w:spacing w:before="120" w:line="240" w:lineRule="auto"/>
        <w:ind w:left="1620" w:hanging="900"/>
      </w:pPr>
      <w:r>
        <w:t xml:space="preserve"> </w:t>
      </w:r>
      <w:bookmarkStart w:id="13" w:name="_Toc78905603"/>
      <w:r>
        <w:t>Fluxo Exceção</w:t>
      </w:r>
      <w:bookmarkEnd w:id="13"/>
      <w:r>
        <w:t xml:space="preserve"> </w:t>
      </w:r>
    </w:p>
    <w:p w:rsidR="00477061" w:rsidRDefault="000A26D6" w:rsidP="00477061">
      <w:r>
        <w:t>N/A.</w:t>
      </w:r>
    </w:p>
    <w:p w:rsidR="008C3ED1" w:rsidRPr="00477061" w:rsidRDefault="008C3ED1" w:rsidP="00477061"/>
    <w:p w:rsidR="00477061" w:rsidRDefault="00EB5468" w:rsidP="001A6426">
      <w:pPr>
        <w:pStyle w:val="Ttulo2"/>
      </w:pPr>
      <w:bookmarkStart w:id="14" w:name="_Toc78905604"/>
      <w:r>
        <w:t>UCS</w:t>
      </w:r>
      <w:r w:rsidR="00477061" w:rsidRPr="00CA000D">
        <w:t xml:space="preserve"> </w:t>
      </w:r>
      <w:r w:rsidR="00477061">
        <w:t>–</w:t>
      </w:r>
      <w:r w:rsidR="00477061" w:rsidRPr="00CA000D">
        <w:t xml:space="preserve"> </w:t>
      </w:r>
      <w:r w:rsidR="00C54125">
        <w:t>Anular Usufruto de Licença Prêmio</w:t>
      </w:r>
      <w:bookmarkEnd w:id="14"/>
    </w:p>
    <w:p w:rsidR="00477061" w:rsidRDefault="00477061" w:rsidP="00477061">
      <w:pPr>
        <w:pStyle w:val="Ttulo3"/>
        <w:keepNext w:val="0"/>
        <w:widowControl w:val="0"/>
        <w:spacing w:before="120" w:line="240" w:lineRule="auto"/>
        <w:ind w:left="1620" w:hanging="900"/>
      </w:pPr>
      <w:bookmarkStart w:id="15" w:name="_Toc78905605"/>
      <w:r>
        <w:t>Fluxo Básico</w:t>
      </w:r>
      <w:bookmarkEnd w:id="15"/>
    </w:p>
    <w:p w:rsidR="0034135A" w:rsidRDefault="0034135A" w:rsidP="00633E7F">
      <w:pPr>
        <w:pStyle w:val="Ttulo4"/>
      </w:pPr>
      <w:r>
        <w:t xml:space="preserve">Após executar o Caso de Uso </w:t>
      </w:r>
      <w:r>
        <w:fldChar w:fldCharType="begin"/>
      </w:r>
      <w:r>
        <w:instrText xml:space="preserve"> REF _Ref78892408 \h </w:instrText>
      </w:r>
      <w:r>
        <w:fldChar w:fldCharType="separate"/>
      </w:r>
      <w:r>
        <w:t>UCS</w:t>
      </w:r>
      <w:r w:rsidRPr="00CA000D">
        <w:t xml:space="preserve"> </w:t>
      </w:r>
      <w:r>
        <w:t>–</w:t>
      </w:r>
      <w:r w:rsidRPr="00CA000D">
        <w:t xml:space="preserve"> </w:t>
      </w:r>
      <w:r>
        <w:t>Listar Usufruto de Licença Prêmio</w:t>
      </w:r>
      <w:r>
        <w:fldChar w:fldCharType="end"/>
      </w:r>
      <w:r>
        <w:t xml:space="preserve"> o ator seleciona um período de fruição e solicita a funcionalidade "</w:t>
      </w:r>
      <w:r w:rsidR="002B0BCB" w:rsidRPr="002B0BCB">
        <w:t xml:space="preserve"> </w:t>
      </w:r>
      <w:r w:rsidR="002B0BCB">
        <w:t>Anular Usufruto de Licença Prêmio</w:t>
      </w:r>
      <w:r>
        <w:t>".</w:t>
      </w:r>
    </w:p>
    <w:p w:rsidR="000A093A" w:rsidRDefault="000A093A" w:rsidP="00633E7F">
      <w:pPr>
        <w:pStyle w:val="Ttulo4"/>
      </w:pPr>
      <w:r>
        <w:t xml:space="preserve">O sistema </w:t>
      </w:r>
      <w:r w:rsidR="002B0BCB">
        <w:t>exibe a tela de confirmação</w:t>
      </w:r>
      <w:r>
        <w:t>.</w:t>
      </w:r>
    </w:p>
    <w:p w:rsidR="000A093A" w:rsidRDefault="000A093A" w:rsidP="00633E7F">
      <w:pPr>
        <w:pStyle w:val="Ttulo4"/>
      </w:pPr>
      <w:r>
        <w:t xml:space="preserve">O </w:t>
      </w:r>
      <w:r w:rsidR="002B0BCB">
        <w:t>ator confirma a operação</w:t>
      </w:r>
      <w:r>
        <w:t>.</w:t>
      </w:r>
    </w:p>
    <w:p w:rsidR="000A093A" w:rsidRDefault="000A093A" w:rsidP="00633E7F">
      <w:pPr>
        <w:pStyle w:val="Ttulo4"/>
      </w:pPr>
      <w:r>
        <w:t xml:space="preserve">O sistema valida as informações conforme as regras de negócio </w:t>
      </w:r>
      <w:r>
        <w:fldChar w:fldCharType="begin"/>
      </w:r>
      <w:r>
        <w:instrText xml:space="preserve"> REF _Ref78899632 \h </w:instrText>
      </w:r>
      <w:r>
        <w:fldChar w:fldCharType="separate"/>
      </w:r>
      <w:r>
        <w:t>RN021</w:t>
      </w:r>
      <w:r>
        <w:fldChar w:fldCharType="end"/>
      </w:r>
      <w:r>
        <w:t xml:space="preserve">, </w:t>
      </w:r>
      <w:r>
        <w:fldChar w:fldCharType="begin"/>
      </w:r>
      <w:r>
        <w:instrText xml:space="preserve"> REF _Ref78899634 \h </w:instrText>
      </w:r>
      <w:r>
        <w:fldChar w:fldCharType="separate"/>
      </w:r>
      <w:r>
        <w:t>RN</w:t>
      </w:r>
      <w:r>
        <w:t>0</w:t>
      </w:r>
      <w:r>
        <w:t>22</w:t>
      </w:r>
      <w:r>
        <w:fldChar w:fldCharType="end"/>
      </w:r>
      <w:r>
        <w:t>.</w:t>
      </w:r>
    </w:p>
    <w:p w:rsidR="000A093A" w:rsidRDefault="000A093A" w:rsidP="00633E7F">
      <w:pPr>
        <w:pStyle w:val="Ttulo4"/>
      </w:pPr>
      <w:r>
        <w:t>O sistema anula o histórico de afastamento da Licença Prêmio, executando o caso de uso “Anular Afastamento”, passando a identificação do afastamento.</w:t>
      </w:r>
    </w:p>
    <w:p w:rsidR="000A093A" w:rsidRDefault="000A093A" w:rsidP="00633E7F">
      <w:pPr>
        <w:pStyle w:val="Ttulo4"/>
      </w:pPr>
      <w:r>
        <w:t>O sistema identifica todas as Interrupções associadas à Licença Prêmio, então anula todos os Afastamentos das interrupções.</w:t>
      </w:r>
    </w:p>
    <w:p w:rsidR="000A093A" w:rsidRDefault="000A093A" w:rsidP="00633E7F">
      <w:pPr>
        <w:pStyle w:val="Ttulo4"/>
      </w:pPr>
      <w:r>
        <w:t>O sistema anula a fruição da licença prêmio selecionada.</w:t>
      </w:r>
    </w:p>
    <w:p w:rsidR="000A093A" w:rsidRDefault="000A093A" w:rsidP="00633E7F">
      <w:pPr>
        <w:pStyle w:val="Ttulo4"/>
      </w:pPr>
      <w:r>
        <w:t xml:space="preserve">O sistema processa a operação e exibe a mensagem </w:t>
      </w:r>
      <w:r w:rsidR="008C3ED1">
        <w:t>"</w:t>
      </w:r>
      <w:r>
        <w:t>A</w:t>
      </w:r>
      <w:r w:rsidR="008C3ED1">
        <w:t>nulação efetuada com sucesso!".</w:t>
      </w:r>
    </w:p>
    <w:p w:rsidR="00477061" w:rsidRDefault="00477061" w:rsidP="00477061">
      <w:pPr>
        <w:pStyle w:val="Ttulo3"/>
        <w:keepNext w:val="0"/>
        <w:widowControl w:val="0"/>
        <w:spacing w:before="120" w:line="240" w:lineRule="auto"/>
        <w:ind w:left="1620" w:hanging="900"/>
      </w:pPr>
      <w:bookmarkStart w:id="16" w:name="_Toc78905606"/>
      <w:r>
        <w:t>Pos Condição</w:t>
      </w:r>
      <w:bookmarkEnd w:id="16"/>
      <w:r>
        <w:t xml:space="preserve"> </w:t>
      </w:r>
    </w:p>
    <w:p w:rsidR="00477061" w:rsidRDefault="00477061" w:rsidP="00633E7F">
      <w:pPr>
        <w:pStyle w:val="Ttulo4"/>
      </w:pPr>
      <w:r>
        <w:t>O sistema exibe a mensagem de sucesso</w:t>
      </w:r>
    </w:p>
    <w:p w:rsidR="00477061" w:rsidRPr="00D623B7" w:rsidRDefault="00477061" w:rsidP="00477061"/>
    <w:p w:rsidR="00477061" w:rsidRDefault="00477061" w:rsidP="00477061">
      <w:pPr>
        <w:pStyle w:val="Ttulo3"/>
        <w:keepNext w:val="0"/>
        <w:widowControl w:val="0"/>
        <w:spacing w:before="120" w:line="240" w:lineRule="auto"/>
        <w:ind w:left="1620" w:hanging="900"/>
      </w:pPr>
      <w:r>
        <w:t xml:space="preserve"> </w:t>
      </w:r>
      <w:bookmarkStart w:id="17" w:name="_Toc78905607"/>
      <w:r>
        <w:t>Fluxo Exceção</w:t>
      </w:r>
      <w:bookmarkEnd w:id="17"/>
      <w:r>
        <w:t xml:space="preserve"> </w:t>
      </w:r>
    </w:p>
    <w:p w:rsidR="00477061" w:rsidRDefault="000A093A" w:rsidP="000A093A">
      <w:pPr>
        <w:ind w:firstLine="565"/>
      </w:pPr>
      <w:r>
        <w:t>N/A.</w:t>
      </w:r>
    </w:p>
    <w:p w:rsidR="002B0BCB" w:rsidRDefault="002B0BCB" w:rsidP="000A093A">
      <w:pPr>
        <w:ind w:firstLine="565"/>
      </w:pPr>
    </w:p>
    <w:p w:rsidR="00477061" w:rsidRDefault="00EB5468" w:rsidP="001A6426">
      <w:pPr>
        <w:pStyle w:val="Ttulo2"/>
      </w:pPr>
      <w:bookmarkStart w:id="18" w:name="_Toc78905608"/>
      <w:r>
        <w:t>UCS</w:t>
      </w:r>
      <w:r w:rsidR="00477061" w:rsidRPr="00CA000D">
        <w:t xml:space="preserve"> </w:t>
      </w:r>
      <w:r w:rsidR="00477061">
        <w:t>–</w:t>
      </w:r>
      <w:r w:rsidR="00477061" w:rsidRPr="00CA000D">
        <w:t xml:space="preserve"> </w:t>
      </w:r>
      <w:r w:rsidR="00C54125">
        <w:t>Associar Grupo de Servidor</w:t>
      </w:r>
      <w:bookmarkEnd w:id="18"/>
    </w:p>
    <w:p w:rsidR="00477061" w:rsidRDefault="00477061" w:rsidP="00477061">
      <w:pPr>
        <w:pStyle w:val="Ttulo3"/>
        <w:keepNext w:val="0"/>
        <w:widowControl w:val="0"/>
        <w:spacing w:before="120" w:line="240" w:lineRule="auto"/>
        <w:ind w:left="1620" w:hanging="900"/>
      </w:pPr>
      <w:bookmarkStart w:id="19" w:name="_Toc78905609"/>
      <w:r>
        <w:t>Fluxo Básico</w:t>
      </w:r>
      <w:bookmarkEnd w:id="19"/>
    </w:p>
    <w:p w:rsidR="00B04FEB" w:rsidRDefault="00B04FEB" w:rsidP="00B04FEB">
      <w:pPr>
        <w:pStyle w:val="Ttulo4"/>
      </w:pPr>
      <w:r>
        <w:t xml:space="preserve">Após executar o Caso de Uso </w:t>
      </w:r>
      <w:r>
        <w:fldChar w:fldCharType="begin"/>
      </w:r>
      <w:r>
        <w:instrText xml:space="preserve"> REF _Ref78888170 \h </w:instrText>
      </w:r>
      <w:r>
        <w:fldChar w:fldCharType="separate"/>
      </w:r>
      <w:r>
        <w:t>UCS</w:t>
      </w:r>
      <w:r w:rsidRPr="00CA000D">
        <w:t xml:space="preserve"> </w:t>
      </w:r>
      <w:r>
        <w:t>–</w:t>
      </w:r>
      <w:r w:rsidRPr="00CA000D">
        <w:t xml:space="preserve"> </w:t>
      </w:r>
      <w:r>
        <w:t>Pesquisar Licença Prêmio / Assiduidade</w:t>
      </w:r>
      <w:r>
        <w:fldChar w:fldCharType="end"/>
      </w:r>
      <w:r>
        <w:t xml:space="preserve"> o ator solicita a funcionalidade "</w:t>
      </w:r>
      <w:r>
        <w:t>Grupo do Servidor</w:t>
      </w:r>
      <w:r>
        <w:t>".</w:t>
      </w:r>
    </w:p>
    <w:p w:rsidR="00477061" w:rsidRDefault="00477061" w:rsidP="00B04FEB">
      <w:pPr>
        <w:pStyle w:val="Ttulo4"/>
      </w:pPr>
      <w:r>
        <w:t xml:space="preserve">O ator acessa a funcionalidade </w:t>
      </w:r>
      <w:r w:rsidR="00B04FEB">
        <w:t>"</w:t>
      </w:r>
      <w:r w:rsidR="00B04FEB" w:rsidRPr="00B04FEB">
        <w:t>Associar Grupo de Servidor</w:t>
      </w:r>
      <w:r w:rsidR="00B04FEB">
        <w:t>". O sistema permite a seleção de Eventos de Grupo do Servidor (Acordo coletivo, Regulamento de Pessoal)</w:t>
      </w:r>
    </w:p>
    <w:p w:rsidR="00477061" w:rsidRDefault="00477061" w:rsidP="00633E7F">
      <w:pPr>
        <w:pStyle w:val="Ttulo4"/>
      </w:pPr>
      <w:r>
        <w:t xml:space="preserve">O ator informa os dados necessários e </w:t>
      </w:r>
      <w:r w:rsidR="00B04FEB">
        <w:t>submete a operação.</w:t>
      </w:r>
      <w:r>
        <w:t xml:space="preserve"> </w:t>
      </w:r>
    </w:p>
    <w:p w:rsidR="00477061" w:rsidRDefault="00477061" w:rsidP="00633E7F">
      <w:pPr>
        <w:pStyle w:val="Ttulo4"/>
      </w:pPr>
      <w:r>
        <w:t xml:space="preserve">O sistema </w:t>
      </w:r>
      <w:r w:rsidR="00B04FEB">
        <w:t>exibe a mensagem de sucesso.</w:t>
      </w:r>
    </w:p>
    <w:p w:rsidR="00477061" w:rsidRDefault="00477061" w:rsidP="00477061">
      <w:pPr>
        <w:pStyle w:val="Ttulo3"/>
        <w:keepNext w:val="0"/>
        <w:widowControl w:val="0"/>
        <w:spacing w:before="120" w:line="240" w:lineRule="auto"/>
        <w:ind w:left="1620" w:hanging="900"/>
      </w:pPr>
      <w:bookmarkStart w:id="20" w:name="_Toc78905610"/>
      <w:r>
        <w:t>Pos Condição</w:t>
      </w:r>
      <w:bookmarkEnd w:id="20"/>
      <w:r>
        <w:t xml:space="preserve"> </w:t>
      </w:r>
    </w:p>
    <w:p w:rsidR="00477061" w:rsidRDefault="00477061" w:rsidP="00633E7F">
      <w:pPr>
        <w:pStyle w:val="Ttulo4"/>
      </w:pPr>
      <w:r>
        <w:t>O sistema exibe a mensagem de sucesso</w:t>
      </w:r>
    </w:p>
    <w:p w:rsidR="00477061" w:rsidRPr="00D623B7" w:rsidRDefault="00477061" w:rsidP="00477061"/>
    <w:p w:rsidR="00477061" w:rsidRDefault="00477061" w:rsidP="00477061">
      <w:pPr>
        <w:pStyle w:val="Ttulo3"/>
        <w:keepNext w:val="0"/>
        <w:widowControl w:val="0"/>
        <w:spacing w:before="120" w:line="240" w:lineRule="auto"/>
        <w:ind w:left="1620" w:hanging="900"/>
      </w:pPr>
      <w:r>
        <w:t xml:space="preserve"> </w:t>
      </w:r>
      <w:bookmarkStart w:id="21" w:name="_Toc78905611"/>
      <w:r>
        <w:t>Fluxo Exceção</w:t>
      </w:r>
      <w:bookmarkEnd w:id="21"/>
      <w:r>
        <w:t xml:space="preserve"> </w:t>
      </w:r>
    </w:p>
    <w:p w:rsidR="00477061" w:rsidRPr="00B04FEB" w:rsidRDefault="00B04FEB" w:rsidP="00477061">
      <w:r w:rsidRPr="00B04FEB">
        <w:t>N/A.</w:t>
      </w:r>
    </w:p>
    <w:p w:rsidR="00477061" w:rsidRDefault="00477061" w:rsidP="00477061">
      <w:pPr>
        <w:rPr>
          <w:b/>
        </w:rPr>
      </w:pPr>
    </w:p>
    <w:p w:rsidR="00477061" w:rsidRDefault="00EB5468" w:rsidP="001A6426">
      <w:pPr>
        <w:pStyle w:val="Ttulo2"/>
      </w:pPr>
      <w:bookmarkStart w:id="22" w:name="_Toc78905612"/>
      <w:r>
        <w:t>UCS</w:t>
      </w:r>
      <w:r w:rsidR="00477061" w:rsidRPr="00CA000D">
        <w:t xml:space="preserve"> </w:t>
      </w:r>
      <w:r w:rsidR="00477061">
        <w:t>–</w:t>
      </w:r>
      <w:r w:rsidR="00477061" w:rsidRPr="00CA000D">
        <w:t xml:space="preserve"> </w:t>
      </w:r>
      <w:r w:rsidR="00C54125">
        <w:t>Excluir Interrupção de Licença Prêmio</w:t>
      </w:r>
      <w:bookmarkEnd w:id="22"/>
    </w:p>
    <w:p w:rsidR="00477061" w:rsidRDefault="00477061" w:rsidP="00477061">
      <w:pPr>
        <w:pStyle w:val="Ttulo3"/>
        <w:keepNext w:val="0"/>
        <w:widowControl w:val="0"/>
        <w:spacing w:before="120" w:line="240" w:lineRule="auto"/>
        <w:ind w:left="1620" w:hanging="900"/>
      </w:pPr>
      <w:bookmarkStart w:id="23" w:name="_Toc78905613"/>
      <w:r>
        <w:t>Fluxo Básico</w:t>
      </w:r>
      <w:bookmarkEnd w:id="23"/>
    </w:p>
    <w:p w:rsidR="00EC1114" w:rsidRDefault="00EC1114" w:rsidP="00633E7F">
      <w:pPr>
        <w:pStyle w:val="Ttulo4"/>
      </w:pPr>
      <w:r>
        <w:t>O sistema recebe a identificação da “Interrupção da Licença Prêmio”.</w:t>
      </w:r>
    </w:p>
    <w:p w:rsidR="00EC1114" w:rsidRDefault="00EC1114" w:rsidP="00633E7F">
      <w:pPr>
        <w:pStyle w:val="Ttulo4"/>
      </w:pPr>
      <w:r>
        <w:t>O sistema recupera a “Interrupção da Licença Prêmio” recebida.</w:t>
      </w:r>
    </w:p>
    <w:p w:rsidR="00EC1114" w:rsidRDefault="00EC1114" w:rsidP="00633E7F">
      <w:pPr>
        <w:pStyle w:val="Ttulo4"/>
      </w:pPr>
      <w:r>
        <w:t>O sistema recupera o Afastamento Temporário da “Interrupção da Licença Prêmio”.</w:t>
      </w:r>
    </w:p>
    <w:p w:rsidR="00EC1114" w:rsidRDefault="00EC1114" w:rsidP="00633E7F">
      <w:pPr>
        <w:pStyle w:val="Ttulo4"/>
      </w:pPr>
      <w:r>
        <w:t>O sistema anula o Afastamento Temporário inerente e a própria e exclui a interrupção</w:t>
      </w:r>
    </w:p>
    <w:p w:rsidR="00EC1114" w:rsidRDefault="00EC1114" w:rsidP="00633E7F">
      <w:pPr>
        <w:pStyle w:val="Ttulo4"/>
      </w:pPr>
      <w:r>
        <w:t xml:space="preserve">O sistema ajusta o Afastamento da interrupção anterior se existir, senão ajusta o Afastamento da Fruição da Licença Prêmio. O ajuste consiste na alteração da data final do Afastamento, que recebe o valor da “data final” do afastamento que fora excluído na interrupção referência. </w:t>
      </w:r>
    </w:p>
    <w:p w:rsidR="00477061" w:rsidRDefault="00477061" w:rsidP="00477061">
      <w:pPr>
        <w:pStyle w:val="Ttulo3"/>
        <w:keepNext w:val="0"/>
        <w:widowControl w:val="0"/>
        <w:spacing w:before="120" w:line="240" w:lineRule="auto"/>
        <w:ind w:left="1620" w:hanging="900"/>
      </w:pPr>
      <w:bookmarkStart w:id="24" w:name="_Toc78905614"/>
      <w:r>
        <w:t>Pos Condição</w:t>
      </w:r>
      <w:bookmarkEnd w:id="24"/>
      <w:r>
        <w:t xml:space="preserve"> </w:t>
      </w:r>
    </w:p>
    <w:p w:rsidR="00477061" w:rsidRDefault="00477061" w:rsidP="00633E7F">
      <w:pPr>
        <w:pStyle w:val="Ttulo4"/>
      </w:pPr>
      <w:r>
        <w:t>O sistema exibe a mensagem de sucesso</w:t>
      </w:r>
    </w:p>
    <w:p w:rsidR="00477061" w:rsidRPr="00D623B7" w:rsidRDefault="00477061" w:rsidP="00477061"/>
    <w:p w:rsidR="00477061" w:rsidRDefault="00477061" w:rsidP="00477061">
      <w:pPr>
        <w:pStyle w:val="Ttulo3"/>
        <w:keepNext w:val="0"/>
        <w:widowControl w:val="0"/>
        <w:spacing w:before="120" w:line="240" w:lineRule="auto"/>
        <w:ind w:left="1620" w:hanging="900"/>
      </w:pPr>
      <w:r>
        <w:t xml:space="preserve"> </w:t>
      </w:r>
      <w:bookmarkStart w:id="25" w:name="_Toc78905615"/>
      <w:r>
        <w:t>Fluxo Exceção</w:t>
      </w:r>
      <w:bookmarkEnd w:id="25"/>
      <w:r>
        <w:t xml:space="preserve"> </w:t>
      </w:r>
    </w:p>
    <w:p w:rsidR="00477061" w:rsidRPr="00EC1114" w:rsidRDefault="00EC1114" w:rsidP="00EC1114">
      <w:pPr>
        <w:ind w:left="2124"/>
      </w:pPr>
      <w:r w:rsidRPr="00EC1114">
        <w:t>N/A.</w:t>
      </w:r>
    </w:p>
    <w:p w:rsidR="00477061" w:rsidRDefault="00477061" w:rsidP="00477061">
      <w:pPr>
        <w:rPr>
          <w:b/>
        </w:rPr>
      </w:pPr>
    </w:p>
    <w:p w:rsidR="00477061" w:rsidRDefault="00EB5468" w:rsidP="001A6426">
      <w:pPr>
        <w:pStyle w:val="Ttulo2"/>
      </w:pPr>
      <w:bookmarkStart w:id="26" w:name="_Toc78905616"/>
      <w:r>
        <w:t>UCS</w:t>
      </w:r>
      <w:r w:rsidR="00477061" w:rsidRPr="00CA000D">
        <w:t xml:space="preserve"> </w:t>
      </w:r>
      <w:r w:rsidR="00477061">
        <w:t>–</w:t>
      </w:r>
      <w:r w:rsidR="00477061" w:rsidRPr="00CA000D">
        <w:t xml:space="preserve"> </w:t>
      </w:r>
      <w:r w:rsidR="00C54125">
        <w:t>Excluir Usufruto de Licença Prêmio</w:t>
      </w:r>
      <w:bookmarkEnd w:id="26"/>
    </w:p>
    <w:p w:rsidR="00477061" w:rsidRDefault="00477061" w:rsidP="00477061">
      <w:pPr>
        <w:pStyle w:val="Ttulo3"/>
        <w:keepNext w:val="0"/>
        <w:widowControl w:val="0"/>
        <w:spacing w:before="120" w:line="240" w:lineRule="auto"/>
        <w:ind w:left="1620" w:hanging="900"/>
      </w:pPr>
      <w:bookmarkStart w:id="27" w:name="_Toc78905617"/>
      <w:r>
        <w:t>Fluxo Básico</w:t>
      </w:r>
      <w:bookmarkEnd w:id="27"/>
    </w:p>
    <w:p w:rsidR="00E73994" w:rsidRDefault="00E73994" w:rsidP="00633E7F">
      <w:pPr>
        <w:pStyle w:val="Ttulo4"/>
      </w:pPr>
      <w:r>
        <w:t xml:space="preserve">Após executar o Caso de Uso </w:t>
      </w:r>
      <w:r>
        <w:fldChar w:fldCharType="begin"/>
      </w:r>
      <w:r>
        <w:instrText xml:space="preserve"> REF _Ref78892408 \h </w:instrText>
      </w:r>
      <w:r>
        <w:fldChar w:fldCharType="separate"/>
      </w:r>
      <w:r>
        <w:t>UCS</w:t>
      </w:r>
      <w:r w:rsidRPr="00CA000D">
        <w:t xml:space="preserve"> </w:t>
      </w:r>
      <w:r>
        <w:t>–</w:t>
      </w:r>
      <w:r w:rsidRPr="00CA000D">
        <w:t xml:space="preserve"> </w:t>
      </w:r>
      <w:r>
        <w:t>Listar Usufruto de Licença Prêmio</w:t>
      </w:r>
      <w:r>
        <w:fldChar w:fldCharType="end"/>
      </w:r>
      <w:r>
        <w:t xml:space="preserve"> o ator seleciona um período de fruição e solicita a funcionalidade "Excluir".</w:t>
      </w:r>
    </w:p>
    <w:p w:rsidR="00E73994" w:rsidRDefault="00E73994" w:rsidP="00633E7F">
      <w:pPr>
        <w:pStyle w:val="Ttulo4"/>
      </w:pPr>
      <w:r>
        <w:t>O sistema exibe tela de confirmação da exclusão.</w:t>
      </w:r>
    </w:p>
    <w:p w:rsidR="00E73994" w:rsidRDefault="00E73994" w:rsidP="00633E7F">
      <w:pPr>
        <w:pStyle w:val="Ttulo4"/>
      </w:pPr>
      <w:r>
        <w:t>O ator confirma a operação.</w:t>
      </w:r>
    </w:p>
    <w:p w:rsidR="00EC1114" w:rsidRDefault="00E73994" w:rsidP="00633E7F">
      <w:pPr>
        <w:pStyle w:val="Ttulo4"/>
      </w:pPr>
      <w:r>
        <w:t xml:space="preserve">O sistema valida as </w:t>
      </w:r>
      <w:r w:rsidR="00AF1368">
        <w:t xml:space="preserve">Regras de Negócio </w:t>
      </w:r>
      <w:r w:rsidR="00EC1114">
        <w:fldChar w:fldCharType="begin"/>
      </w:r>
      <w:r w:rsidR="00EC1114">
        <w:instrText xml:space="preserve"> REF _Ref78896524 \h </w:instrText>
      </w:r>
      <w:r w:rsidR="00EC1114">
        <w:fldChar w:fldCharType="separate"/>
      </w:r>
      <w:r w:rsidR="00EC1114">
        <w:t>RN011</w:t>
      </w:r>
      <w:r w:rsidR="00EC1114">
        <w:fldChar w:fldCharType="end"/>
      </w:r>
      <w:r w:rsidR="00AF1368">
        <w:t>.</w:t>
      </w:r>
    </w:p>
    <w:p w:rsidR="00EC1114" w:rsidRDefault="00EC1114" w:rsidP="00633E7F">
      <w:pPr>
        <w:pStyle w:val="Ttulo4"/>
      </w:pPr>
      <w:r>
        <w:t>O sistema executa o caso de uso "Excluir afastamento" para remover o afastamento relacionado ao período de usufruto da Licença Prêmio.</w:t>
      </w:r>
    </w:p>
    <w:p w:rsidR="00EC1114" w:rsidRDefault="00EC1114" w:rsidP="00633E7F">
      <w:pPr>
        <w:pStyle w:val="Ttulo4"/>
      </w:pPr>
      <w:r>
        <w:t xml:space="preserve">O sistema identifica e exclui todas as “Interrupções de Licença Prêmio”. </w:t>
      </w:r>
    </w:p>
    <w:p w:rsidR="00EC1114" w:rsidRPr="00EC1114" w:rsidRDefault="00EC1114" w:rsidP="00633E7F">
      <w:pPr>
        <w:pStyle w:val="Ttulo4"/>
      </w:pPr>
      <w:r>
        <w:t>O sistema exclui fisicamente o registro de usufruto de licença.</w:t>
      </w:r>
    </w:p>
    <w:p w:rsidR="00E73994" w:rsidRDefault="00E73994" w:rsidP="00633E7F">
      <w:pPr>
        <w:pStyle w:val="Ttulo4"/>
      </w:pPr>
      <w:r>
        <w:t>O sistema exibe a mensagem de sucesso "</w:t>
      </w:r>
      <w:r w:rsidRPr="00E73994">
        <w:t>Exclusão efetuada com sucesso!</w:t>
      </w:r>
      <w:r>
        <w:t>"</w:t>
      </w:r>
    </w:p>
    <w:p w:rsidR="00477061" w:rsidRDefault="00477061" w:rsidP="00477061">
      <w:pPr>
        <w:pStyle w:val="Ttulo3"/>
        <w:keepNext w:val="0"/>
        <w:widowControl w:val="0"/>
        <w:spacing w:before="120" w:line="240" w:lineRule="auto"/>
        <w:ind w:left="1620" w:hanging="900"/>
      </w:pPr>
      <w:bookmarkStart w:id="28" w:name="_Toc78905618"/>
      <w:r>
        <w:t>Pos Condição</w:t>
      </w:r>
      <w:bookmarkEnd w:id="28"/>
      <w:r>
        <w:t xml:space="preserve"> </w:t>
      </w:r>
    </w:p>
    <w:p w:rsidR="00477061" w:rsidRDefault="00477061" w:rsidP="00633E7F">
      <w:pPr>
        <w:pStyle w:val="Ttulo4"/>
      </w:pPr>
      <w:r>
        <w:t>O sistema exibe a mensagem de sucesso</w:t>
      </w:r>
      <w:r w:rsidR="00E73994">
        <w:t xml:space="preserve"> "</w:t>
      </w:r>
      <w:r w:rsidR="00E73994" w:rsidRPr="00E73994">
        <w:t>Exclusão efetuada com sucesso!</w:t>
      </w:r>
      <w:r w:rsidR="00E73994">
        <w:t>"</w:t>
      </w:r>
    </w:p>
    <w:p w:rsidR="00477061" w:rsidRPr="00D623B7" w:rsidRDefault="00477061" w:rsidP="00477061"/>
    <w:p w:rsidR="00477061" w:rsidRDefault="00477061" w:rsidP="00477061">
      <w:pPr>
        <w:pStyle w:val="Ttulo3"/>
        <w:keepNext w:val="0"/>
        <w:widowControl w:val="0"/>
        <w:spacing w:before="120" w:line="240" w:lineRule="auto"/>
        <w:ind w:left="1620" w:hanging="900"/>
      </w:pPr>
      <w:r>
        <w:t xml:space="preserve"> </w:t>
      </w:r>
      <w:bookmarkStart w:id="29" w:name="_Toc78905619"/>
      <w:r>
        <w:t>Fluxo Exceção</w:t>
      </w:r>
      <w:bookmarkEnd w:id="29"/>
      <w:r>
        <w:t xml:space="preserve"> </w:t>
      </w:r>
    </w:p>
    <w:p w:rsidR="00477061" w:rsidRDefault="00EC1114" w:rsidP="00633E7F">
      <w:pPr>
        <w:pStyle w:val="Ttulo4"/>
        <w:numPr>
          <w:ilvl w:val="0"/>
          <w:numId w:val="0"/>
        </w:numPr>
        <w:ind w:left="2128"/>
      </w:pPr>
      <w:r>
        <w:t>N/A.</w:t>
      </w:r>
    </w:p>
    <w:p w:rsidR="00477061" w:rsidRDefault="00477061" w:rsidP="00477061">
      <w:pPr>
        <w:rPr>
          <w:b/>
        </w:rPr>
      </w:pPr>
    </w:p>
    <w:p w:rsidR="00477061" w:rsidRDefault="00477061" w:rsidP="00477061">
      <w:pPr>
        <w:rPr>
          <w:b/>
        </w:rPr>
      </w:pPr>
    </w:p>
    <w:p w:rsidR="00477061" w:rsidRDefault="00EB5468" w:rsidP="001A6426">
      <w:pPr>
        <w:pStyle w:val="Ttulo2"/>
      </w:pPr>
      <w:bookmarkStart w:id="30" w:name="_Toc78905620"/>
      <w:r>
        <w:t>UCS</w:t>
      </w:r>
      <w:r w:rsidR="00477061" w:rsidRPr="00CA000D">
        <w:t xml:space="preserve"> </w:t>
      </w:r>
      <w:r w:rsidR="00477061">
        <w:t>–</w:t>
      </w:r>
      <w:r w:rsidR="00477061" w:rsidRPr="00CA000D">
        <w:t xml:space="preserve"> </w:t>
      </w:r>
      <w:r w:rsidR="00C54125">
        <w:t>Gerar Resumo da Licença Prêmio</w:t>
      </w:r>
      <w:bookmarkEnd w:id="30"/>
    </w:p>
    <w:p w:rsidR="00477061" w:rsidRDefault="00477061" w:rsidP="00477061">
      <w:pPr>
        <w:pStyle w:val="Ttulo3"/>
        <w:keepNext w:val="0"/>
        <w:widowControl w:val="0"/>
        <w:spacing w:before="120" w:line="240" w:lineRule="auto"/>
        <w:ind w:left="1620" w:hanging="900"/>
      </w:pPr>
      <w:bookmarkStart w:id="31" w:name="_Toc78905621"/>
      <w:r>
        <w:t>Fluxo Básico</w:t>
      </w:r>
      <w:bookmarkEnd w:id="31"/>
    </w:p>
    <w:p w:rsidR="00477061" w:rsidRDefault="00356AC8" w:rsidP="00633E7F">
      <w:pPr>
        <w:pStyle w:val="Ttulo4"/>
      </w:pPr>
      <w:r>
        <w:t xml:space="preserve">Após executar o Caso de Uso </w:t>
      </w:r>
      <w:r>
        <w:fldChar w:fldCharType="begin"/>
      </w:r>
      <w:r>
        <w:instrText xml:space="preserve"> REF _Ref78888170 \h </w:instrText>
      </w:r>
      <w:r>
        <w:fldChar w:fldCharType="separate"/>
      </w:r>
      <w:r>
        <w:t>UCS</w:t>
      </w:r>
      <w:r w:rsidRPr="00CA000D">
        <w:t xml:space="preserve"> </w:t>
      </w:r>
      <w:r>
        <w:t>–</w:t>
      </w:r>
      <w:r w:rsidRPr="00CA000D">
        <w:t xml:space="preserve"> </w:t>
      </w:r>
      <w:r>
        <w:t>Pesquisar Licença Prêmio / Assiduidade</w:t>
      </w:r>
      <w:r>
        <w:fldChar w:fldCharType="end"/>
      </w:r>
      <w:r>
        <w:t xml:space="preserve"> o ator solicita a funcionalidade "Resumo LP"</w:t>
      </w:r>
      <w:r w:rsidR="00477061">
        <w:t>.</w:t>
      </w:r>
    </w:p>
    <w:p w:rsidR="00356AC8" w:rsidRPr="00356AC8" w:rsidRDefault="00477061" w:rsidP="00633E7F">
      <w:pPr>
        <w:pStyle w:val="Ttulo4"/>
      </w:pPr>
      <w:r>
        <w:t xml:space="preserve">O sistema apresenta a tela da funcionalidade </w:t>
      </w:r>
      <w:r w:rsidR="00356AC8">
        <w:t>permitindo a escolha do formato de saída do relatório.</w:t>
      </w:r>
    </w:p>
    <w:p w:rsidR="00477061" w:rsidRDefault="00477061" w:rsidP="00633E7F">
      <w:pPr>
        <w:pStyle w:val="Ttulo4"/>
      </w:pPr>
      <w:r>
        <w:t xml:space="preserve">O ator informa os dados necessários e </w:t>
      </w:r>
      <w:r w:rsidR="00356AC8">
        <w:t>submete a operação.</w:t>
      </w:r>
    </w:p>
    <w:p w:rsidR="00477061" w:rsidRDefault="00477061" w:rsidP="00633E7F">
      <w:pPr>
        <w:pStyle w:val="Ttulo4"/>
      </w:pPr>
      <w:r>
        <w:t xml:space="preserve">O </w:t>
      </w:r>
      <w:r w:rsidR="00356AC8">
        <w:t>ator visualiza o arquivo</w:t>
      </w:r>
      <w:r>
        <w:t>.</w:t>
      </w:r>
    </w:p>
    <w:p w:rsidR="00477061" w:rsidRDefault="00477061" w:rsidP="00477061">
      <w:pPr>
        <w:pStyle w:val="Ttulo3"/>
        <w:keepNext w:val="0"/>
        <w:widowControl w:val="0"/>
        <w:spacing w:before="120" w:line="240" w:lineRule="auto"/>
        <w:ind w:left="1620" w:hanging="900"/>
      </w:pPr>
      <w:bookmarkStart w:id="32" w:name="_Toc78905622"/>
      <w:r>
        <w:t>Pos Condição</w:t>
      </w:r>
      <w:bookmarkEnd w:id="32"/>
      <w:r>
        <w:t xml:space="preserve"> </w:t>
      </w:r>
    </w:p>
    <w:p w:rsidR="00477061" w:rsidRDefault="00477061" w:rsidP="00633E7F">
      <w:pPr>
        <w:pStyle w:val="Ttulo4"/>
      </w:pPr>
      <w:r>
        <w:t xml:space="preserve">O </w:t>
      </w:r>
      <w:r w:rsidR="00356AC8">
        <w:t>ator visualiza o arquivo</w:t>
      </w:r>
    </w:p>
    <w:p w:rsidR="00477061" w:rsidRPr="00D623B7" w:rsidRDefault="00477061" w:rsidP="00477061"/>
    <w:p w:rsidR="00477061" w:rsidRDefault="00477061" w:rsidP="00477061">
      <w:pPr>
        <w:pStyle w:val="Ttulo3"/>
        <w:keepNext w:val="0"/>
        <w:widowControl w:val="0"/>
        <w:spacing w:before="120" w:line="240" w:lineRule="auto"/>
        <w:ind w:left="1620" w:hanging="900"/>
      </w:pPr>
      <w:r>
        <w:t xml:space="preserve"> </w:t>
      </w:r>
      <w:bookmarkStart w:id="33" w:name="_Toc78905623"/>
      <w:r>
        <w:t>Fluxo Exceção</w:t>
      </w:r>
      <w:bookmarkEnd w:id="33"/>
      <w:r>
        <w:t xml:space="preserve"> </w:t>
      </w:r>
    </w:p>
    <w:p w:rsidR="00477061" w:rsidRDefault="00356AC8" w:rsidP="00477061">
      <w:r w:rsidRPr="00356AC8">
        <w:t>N/A.</w:t>
      </w:r>
    </w:p>
    <w:p w:rsidR="00356AC8" w:rsidRPr="00356AC8" w:rsidRDefault="00356AC8" w:rsidP="00477061"/>
    <w:p w:rsidR="00477061" w:rsidRDefault="00477061" w:rsidP="00477061">
      <w:pPr>
        <w:rPr>
          <w:b/>
        </w:rPr>
      </w:pPr>
    </w:p>
    <w:p w:rsidR="00477061" w:rsidRDefault="00EB5468" w:rsidP="001A6426">
      <w:pPr>
        <w:pStyle w:val="Ttulo2"/>
      </w:pPr>
      <w:bookmarkStart w:id="34" w:name="_Toc78905624"/>
      <w:r>
        <w:t>UCS</w:t>
      </w:r>
      <w:r w:rsidR="00477061" w:rsidRPr="00CA000D">
        <w:t xml:space="preserve"> </w:t>
      </w:r>
      <w:r w:rsidR="00477061">
        <w:t>–</w:t>
      </w:r>
      <w:r w:rsidR="00477061" w:rsidRPr="00CA000D">
        <w:t xml:space="preserve"> </w:t>
      </w:r>
      <w:r w:rsidR="00C54125">
        <w:t>Incluir Usufruto de Licença Prêmio</w:t>
      </w:r>
      <w:bookmarkEnd w:id="34"/>
    </w:p>
    <w:p w:rsidR="00477061" w:rsidRDefault="00477061" w:rsidP="00477061">
      <w:pPr>
        <w:pStyle w:val="Ttulo3"/>
        <w:keepNext w:val="0"/>
        <w:widowControl w:val="0"/>
        <w:spacing w:before="120" w:line="240" w:lineRule="auto"/>
        <w:ind w:left="1620" w:hanging="900"/>
      </w:pPr>
      <w:bookmarkStart w:id="35" w:name="_Toc78905625"/>
      <w:r>
        <w:t>Fluxo Básico</w:t>
      </w:r>
      <w:bookmarkEnd w:id="35"/>
    </w:p>
    <w:p w:rsidR="00477061" w:rsidRDefault="00CD4E5C" w:rsidP="00633E7F">
      <w:pPr>
        <w:pStyle w:val="Ttulo4"/>
      </w:pPr>
      <w:r>
        <w:t xml:space="preserve">Após executar o Caso de Uso </w:t>
      </w:r>
      <w:r>
        <w:fldChar w:fldCharType="begin"/>
      </w:r>
      <w:r>
        <w:instrText xml:space="preserve"> REF _Ref78892408 \h </w:instrText>
      </w:r>
      <w:r>
        <w:fldChar w:fldCharType="separate"/>
      </w:r>
      <w:r>
        <w:t>UCS</w:t>
      </w:r>
      <w:r w:rsidRPr="00CA000D">
        <w:t xml:space="preserve"> </w:t>
      </w:r>
      <w:r>
        <w:t>–</w:t>
      </w:r>
      <w:r w:rsidRPr="00CA000D">
        <w:t xml:space="preserve"> </w:t>
      </w:r>
      <w:r>
        <w:t>Listar Usufruto de Licença Prêmio</w:t>
      </w:r>
      <w:r>
        <w:fldChar w:fldCharType="end"/>
      </w:r>
      <w:r>
        <w:t xml:space="preserve"> o ator solicita a funcionalidade "</w:t>
      </w:r>
      <w:r w:rsidR="004C6453" w:rsidRPr="004C6453">
        <w:t>Incluir Licença Prêmio/Assiduidade</w:t>
      </w:r>
      <w:r w:rsidR="004C6453">
        <w:t>".</w:t>
      </w:r>
    </w:p>
    <w:p w:rsidR="00613F6A" w:rsidRDefault="00613F6A" w:rsidP="00633E7F">
      <w:pPr>
        <w:pStyle w:val="Ttulo4"/>
      </w:pPr>
      <w:r>
        <w:t xml:space="preserve">O sistema recebe a identificação do período aquisitivo do servidor. O sistema apresenta a tela da funcionalidade conforme </w:t>
      </w:r>
      <w:r>
        <w:fldChar w:fldCharType="begin"/>
      </w:r>
      <w:r>
        <w:instrText xml:space="preserve"> REF _Ref78895828 \h </w:instrText>
      </w:r>
      <w:r>
        <w:fldChar w:fldCharType="separate"/>
      </w:r>
      <w:r>
        <w:t>Tela 4</w:t>
      </w:r>
      <w:r>
        <w:fldChar w:fldCharType="end"/>
      </w:r>
      <w:r>
        <w:t>. A tela apresenta o Tipo da Licença, Matrícula e nome do Servidor. A tela apresenta Período aquisitivo da licença, Dias perdidos por faltas injustificadas, saldo em dias da licença e data da conquista do período aquisitivo. No formulário é possível informar Data de início e quantidade de dias da Fruição e documento.</w:t>
      </w:r>
    </w:p>
    <w:p w:rsidR="00613F6A" w:rsidRDefault="00613F6A" w:rsidP="00633E7F">
      <w:pPr>
        <w:pStyle w:val="Ttulo4"/>
      </w:pPr>
      <w:r>
        <w:t xml:space="preserve">O ator informa o período de fruição (data inicial) e a quantidade de dias. </w:t>
      </w:r>
    </w:p>
    <w:p w:rsidR="00613F6A" w:rsidRDefault="00613F6A" w:rsidP="00633E7F">
      <w:pPr>
        <w:pStyle w:val="Ttulo4"/>
      </w:pPr>
      <w:r>
        <w:t xml:space="preserve">O sistema apresenta a data fim da fruição, que corresponde a soma da data inicial do período de fruição mais a quantidade de dias. </w:t>
      </w:r>
    </w:p>
    <w:p w:rsidR="00613F6A" w:rsidRDefault="00613F6A" w:rsidP="00633E7F">
      <w:pPr>
        <w:pStyle w:val="Ttulo4"/>
      </w:pPr>
      <w:r>
        <w:t>O ator preenche as informações do documento e submete a operação.</w:t>
      </w:r>
    </w:p>
    <w:p w:rsidR="00477061" w:rsidRDefault="009F6019" w:rsidP="00633E7F">
      <w:pPr>
        <w:pStyle w:val="Ttulo4"/>
      </w:pPr>
      <w:r w:rsidRPr="009F6019">
        <w:t>O sistema valida as informaçõe</w:t>
      </w:r>
      <w:r>
        <w:t xml:space="preserve">s conforme as Regras de </w:t>
      </w:r>
      <w:r w:rsidR="00E73994">
        <w:t>N</w:t>
      </w:r>
      <w:r>
        <w:t xml:space="preserve">egócio </w:t>
      </w:r>
      <w:r>
        <w:fldChar w:fldCharType="begin"/>
      </w:r>
      <w:r>
        <w:instrText xml:space="preserve"> REF _Ref78896485 \h </w:instrText>
      </w:r>
      <w:r>
        <w:fldChar w:fldCharType="separate"/>
      </w:r>
      <w:r>
        <w:t>RN001</w:t>
      </w:r>
      <w:r>
        <w:fldChar w:fldCharType="end"/>
      </w:r>
      <w:r>
        <w:t xml:space="preserve">, </w:t>
      </w:r>
      <w:r>
        <w:fldChar w:fldCharType="begin"/>
      </w:r>
      <w:r>
        <w:instrText xml:space="preserve"> REF _Ref78896487 \h </w:instrText>
      </w:r>
      <w:r>
        <w:fldChar w:fldCharType="separate"/>
      </w:r>
      <w:r>
        <w:t>RN002</w:t>
      </w:r>
      <w:r>
        <w:fldChar w:fldCharType="end"/>
      </w:r>
      <w:r>
        <w:t xml:space="preserve">, </w:t>
      </w:r>
      <w:r>
        <w:fldChar w:fldCharType="begin"/>
      </w:r>
      <w:r>
        <w:instrText xml:space="preserve"> REF _Ref78896490 \h </w:instrText>
      </w:r>
      <w:r>
        <w:fldChar w:fldCharType="separate"/>
      </w:r>
      <w:r>
        <w:t>RN003</w:t>
      </w:r>
      <w:r>
        <w:fldChar w:fldCharType="end"/>
      </w:r>
      <w:r>
        <w:t xml:space="preserve">, </w:t>
      </w:r>
      <w:r>
        <w:fldChar w:fldCharType="begin"/>
      </w:r>
      <w:r>
        <w:instrText xml:space="preserve"> REF _Ref78896491 \h </w:instrText>
      </w:r>
      <w:r>
        <w:fldChar w:fldCharType="separate"/>
      </w:r>
      <w:r>
        <w:t>RN004</w:t>
      </w:r>
      <w:r>
        <w:fldChar w:fldCharType="end"/>
      </w:r>
      <w:r>
        <w:t xml:space="preserve">, </w:t>
      </w:r>
      <w:r>
        <w:fldChar w:fldCharType="begin"/>
      </w:r>
      <w:r>
        <w:instrText xml:space="preserve"> REF _Ref78896497 \h </w:instrText>
      </w:r>
      <w:r>
        <w:fldChar w:fldCharType="separate"/>
      </w:r>
      <w:r>
        <w:t>RN005</w:t>
      </w:r>
      <w:r>
        <w:fldChar w:fldCharType="end"/>
      </w:r>
      <w:r>
        <w:t xml:space="preserve">, </w:t>
      </w:r>
      <w:r>
        <w:fldChar w:fldCharType="begin"/>
      </w:r>
      <w:r>
        <w:instrText xml:space="preserve"> REF _Ref78896499 \h </w:instrText>
      </w:r>
      <w:r>
        <w:fldChar w:fldCharType="separate"/>
      </w:r>
      <w:r>
        <w:t>RN006</w:t>
      </w:r>
      <w:r>
        <w:fldChar w:fldCharType="end"/>
      </w:r>
      <w:r>
        <w:t xml:space="preserve">, </w:t>
      </w:r>
      <w:r>
        <w:fldChar w:fldCharType="begin"/>
      </w:r>
      <w:r>
        <w:instrText xml:space="preserve"> REF _Ref78896509 \h </w:instrText>
      </w:r>
      <w:r>
        <w:fldChar w:fldCharType="separate"/>
      </w:r>
      <w:r>
        <w:t>RN007</w:t>
      </w:r>
      <w:r>
        <w:fldChar w:fldCharType="end"/>
      </w:r>
      <w:r>
        <w:t xml:space="preserve">, </w:t>
      </w:r>
      <w:r>
        <w:fldChar w:fldCharType="begin"/>
      </w:r>
      <w:r>
        <w:instrText xml:space="preserve"> REF _Ref78896510 \h </w:instrText>
      </w:r>
      <w:r>
        <w:fldChar w:fldCharType="separate"/>
      </w:r>
      <w:r>
        <w:t>RN008</w:t>
      </w:r>
      <w:r>
        <w:fldChar w:fldCharType="end"/>
      </w:r>
      <w:r>
        <w:t xml:space="preserve">, </w:t>
      </w:r>
      <w:r>
        <w:fldChar w:fldCharType="begin"/>
      </w:r>
      <w:r>
        <w:instrText xml:space="preserve"> REF _Ref78896515 \h </w:instrText>
      </w:r>
      <w:r>
        <w:fldChar w:fldCharType="separate"/>
      </w:r>
      <w:r>
        <w:t>RN009</w:t>
      </w:r>
      <w:r>
        <w:fldChar w:fldCharType="end"/>
      </w:r>
      <w:r>
        <w:t xml:space="preserve">, </w:t>
      </w:r>
      <w:r>
        <w:fldChar w:fldCharType="begin"/>
      </w:r>
      <w:r>
        <w:instrText xml:space="preserve"> REF _Ref78896516 \h </w:instrText>
      </w:r>
      <w:r>
        <w:fldChar w:fldCharType="separate"/>
      </w:r>
      <w:r>
        <w:t>RN010</w:t>
      </w:r>
      <w:r>
        <w:fldChar w:fldCharType="end"/>
      </w:r>
      <w:r>
        <w:t xml:space="preserve">, </w:t>
      </w:r>
      <w:r>
        <w:fldChar w:fldCharType="begin"/>
      </w:r>
      <w:r>
        <w:instrText xml:space="preserve"> REF _Ref78896524 \h </w:instrText>
      </w:r>
      <w:r>
        <w:fldChar w:fldCharType="separate"/>
      </w:r>
      <w:r>
        <w:t>RN011</w:t>
      </w:r>
      <w:r>
        <w:fldChar w:fldCharType="end"/>
      </w:r>
      <w:r>
        <w:t xml:space="preserve">, </w:t>
      </w:r>
      <w:r>
        <w:fldChar w:fldCharType="begin"/>
      </w:r>
      <w:r>
        <w:instrText xml:space="preserve"> REF _Ref78896532 \h </w:instrText>
      </w:r>
      <w:r>
        <w:fldChar w:fldCharType="separate"/>
      </w:r>
      <w:r>
        <w:t>RN0</w:t>
      </w:r>
      <w:r>
        <w:t>1</w:t>
      </w:r>
      <w:r>
        <w:t>6</w:t>
      </w:r>
      <w:r>
        <w:fldChar w:fldCharType="end"/>
      </w:r>
      <w:r w:rsidR="00613F6A">
        <w:t>.</w:t>
      </w:r>
    </w:p>
    <w:p w:rsidR="00E73994" w:rsidRDefault="00E73994" w:rsidP="00633E7F">
      <w:pPr>
        <w:pStyle w:val="Ttulo4"/>
      </w:pPr>
      <w:r w:rsidRPr="00E73994">
        <w:t>O sistema gera o histórico de afastamento temporário para o vínculo do servidor, executando o caso de uso “Gerar Afastamento” do módulo de Afastamento, passando como informação o período da fruição da “Licença Prêmio” como data inicial e final do afastamento e a funcionalidade de licença prêmio</w:t>
      </w:r>
      <w:r w:rsidR="00477061">
        <w:t>.</w:t>
      </w:r>
      <w:r w:rsidRPr="00E73994">
        <w:t xml:space="preserve"> </w:t>
      </w:r>
    </w:p>
    <w:p w:rsidR="00E73994" w:rsidRDefault="00E73994" w:rsidP="00633E7F">
      <w:pPr>
        <w:pStyle w:val="Ttulo4"/>
      </w:pPr>
      <w:r w:rsidRPr="00E73994">
        <w:t xml:space="preserve">O sistema prepara o registro o registro de “Licença Prêmio” conforme o </w:t>
      </w:r>
      <w:r>
        <w:fldChar w:fldCharType="begin"/>
      </w:r>
      <w:r>
        <w:instrText xml:space="preserve"> REF _Ref78897549 \h </w:instrText>
      </w:r>
      <w:r>
        <w:fldChar w:fldCharType="separate"/>
      </w:r>
      <w:r>
        <w:t>Anexo 1</w:t>
      </w:r>
      <w:r>
        <w:fldChar w:fldCharType="end"/>
      </w:r>
      <w:r>
        <w:t>.</w:t>
      </w:r>
    </w:p>
    <w:p w:rsidR="00E73994" w:rsidRDefault="00E73994" w:rsidP="00633E7F">
      <w:pPr>
        <w:pStyle w:val="Ttulo4"/>
      </w:pPr>
      <w:r>
        <w:t>O sistema grava a alteração.</w:t>
      </w:r>
    </w:p>
    <w:p w:rsidR="00E73994" w:rsidRPr="00E73994" w:rsidRDefault="00E73994" w:rsidP="00633E7F">
      <w:pPr>
        <w:pStyle w:val="Ttulo4"/>
      </w:pPr>
      <w:r>
        <w:t xml:space="preserve">O sistema exibe mensagem </w:t>
      </w:r>
      <w:r w:rsidRPr="00E73994">
        <w:t>"Inclusão efetuada com sucesso!"</w:t>
      </w:r>
    </w:p>
    <w:p w:rsidR="00E73994" w:rsidRPr="00E73994" w:rsidRDefault="00E73994" w:rsidP="00E73994"/>
    <w:p w:rsidR="00477061" w:rsidRDefault="00477061" w:rsidP="00477061">
      <w:pPr>
        <w:pStyle w:val="Ttulo3"/>
        <w:keepNext w:val="0"/>
        <w:widowControl w:val="0"/>
        <w:spacing w:before="120" w:line="240" w:lineRule="auto"/>
        <w:ind w:left="1620" w:hanging="900"/>
      </w:pPr>
      <w:bookmarkStart w:id="36" w:name="_Toc78905626"/>
      <w:r>
        <w:t>Fluxo Alternativo 1</w:t>
      </w:r>
      <w:bookmarkEnd w:id="36"/>
    </w:p>
    <w:p w:rsidR="00613F6A" w:rsidRPr="00613F6A" w:rsidRDefault="00613F6A" w:rsidP="00633E7F">
      <w:pPr>
        <w:pStyle w:val="Ttulo4"/>
      </w:pPr>
      <w:r w:rsidRPr="00613F6A">
        <w:t xml:space="preserve">O </w:t>
      </w:r>
      <w:r w:rsidR="008C3ED1">
        <w:t>ator altera a informação do "Período de fruição"</w:t>
      </w:r>
      <w:r w:rsidRPr="00613F6A">
        <w:t xml:space="preserve"> ou a quantidade de dias.</w:t>
      </w:r>
    </w:p>
    <w:p w:rsidR="00613F6A" w:rsidRDefault="00613F6A" w:rsidP="00633E7F">
      <w:pPr>
        <w:pStyle w:val="Ttulo4"/>
      </w:pPr>
      <w:r w:rsidRPr="00613F6A">
        <w:t>O sistema re</w:t>
      </w:r>
      <w:r>
        <w:t>calcula a data fim da fruição conforme descrito no fluxo básico.</w:t>
      </w:r>
    </w:p>
    <w:p w:rsidR="008C3ED1" w:rsidRPr="008C3ED1" w:rsidRDefault="008C3ED1" w:rsidP="008C3ED1"/>
    <w:p w:rsidR="00477061" w:rsidRDefault="00477061" w:rsidP="00477061">
      <w:pPr>
        <w:pStyle w:val="Ttulo3"/>
        <w:keepNext w:val="0"/>
        <w:widowControl w:val="0"/>
        <w:spacing w:before="120" w:line="240" w:lineRule="auto"/>
        <w:ind w:left="1620" w:hanging="900"/>
      </w:pPr>
      <w:bookmarkStart w:id="37" w:name="_Toc78905627"/>
      <w:r>
        <w:t>Pos Condição</w:t>
      </w:r>
      <w:bookmarkEnd w:id="37"/>
      <w:r>
        <w:t xml:space="preserve"> </w:t>
      </w:r>
    </w:p>
    <w:p w:rsidR="00477061" w:rsidRDefault="00477061" w:rsidP="00633E7F">
      <w:pPr>
        <w:pStyle w:val="Ttulo4"/>
      </w:pPr>
      <w:r>
        <w:t>O sistema exibe a mensagem de sucesso</w:t>
      </w:r>
    </w:p>
    <w:p w:rsidR="00477061" w:rsidRPr="00D623B7" w:rsidRDefault="00477061" w:rsidP="00477061"/>
    <w:p w:rsidR="00477061" w:rsidRDefault="00477061" w:rsidP="00477061">
      <w:pPr>
        <w:pStyle w:val="Ttulo3"/>
        <w:keepNext w:val="0"/>
        <w:widowControl w:val="0"/>
        <w:spacing w:before="120" w:line="240" w:lineRule="auto"/>
        <w:ind w:left="1620" w:hanging="900"/>
      </w:pPr>
      <w:r>
        <w:t xml:space="preserve"> </w:t>
      </w:r>
      <w:bookmarkStart w:id="38" w:name="_Toc78905628"/>
      <w:r>
        <w:t>Fluxo Exceção</w:t>
      </w:r>
      <w:bookmarkEnd w:id="38"/>
      <w:r>
        <w:t xml:space="preserve"> </w:t>
      </w:r>
    </w:p>
    <w:p w:rsidR="00477061" w:rsidRDefault="00E73994" w:rsidP="00477061">
      <w:r w:rsidRPr="00E73994">
        <w:t>N/A.</w:t>
      </w:r>
    </w:p>
    <w:p w:rsidR="001A6426" w:rsidRPr="00E73994" w:rsidRDefault="001A6426" w:rsidP="00477061"/>
    <w:p w:rsidR="00477061" w:rsidRDefault="00477061" w:rsidP="00477061">
      <w:pPr>
        <w:rPr>
          <w:b/>
        </w:rPr>
      </w:pPr>
    </w:p>
    <w:p w:rsidR="00477061" w:rsidRDefault="00EB5468" w:rsidP="001A6426">
      <w:pPr>
        <w:pStyle w:val="Ttulo2"/>
      </w:pPr>
      <w:bookmarkStart w:id="39" w:name="_Toc78905629"/>
      <w:r>
        <w:t>UCS</w:t>
      </w:r>
      <w:r w:rsidR="00477061" w:rsidRPr="00CA000D">
        <w:t xml:space="preserve"> </w:t>
      </w:r>
      <w:r w:rsidR="00477061">
        <w:t>–</w:t>
      </w:r>
      <w:r w:rsidR="00477061" w:rsidRPr="00CA000D">
        <w:t xml:space="preserve"> </w:t>
      </w:r>
      <w:r w:rsidR="00C54125">
        <w:t>Interromper Usufruto de Licença Prêmio</w:t>
      </w:r>
      <w:bookmarkEnd w:id="39"/>
    </w:p>
    <w:p w:rsidR="00477061" w:rsidRDefault="00477061" w:rsidP="00477061">
      <w:pPr>
        <w:pStyle w:val="Ttulo3"/>
        <w:keepNext w:val="0"/>
        <w:widowControl w:val="0"/>
        <w:spacing w:before="120" w:line="240" w:lineRule="auto"/>
        <w:ind w:left="1620" w:hanging="900"/>
      </w:pPr>
      <w:bookmarkStart w:id="40" w:name="_Toc78905630"/>
      <w:r>
        <w:t>Fluxo Básico</w:t>
      </w:r>
      <w:bookmarkEnd w:id="40"/>
    </w:p>
    <w:p w:rsidR="008C3ED1" w:rsidRDefault="008C3ED1" w:rsidP="00633E7F">
      <w:pPr>
        <w:pStyle w:val="Ttulo4"/>
      </w:pPr>
      <w:r>
        <w:t xml:space="preserve">Após executar o Caso de Uso </w:t>
      </w:r>
      <w:r>
        <w:fldChar w:fldCharType="begin"/>
      </w:r>
      <w:r>
        <w:instrText xml:space="preserve"> REF _Ref78892408 \h </w:instrText>
      </w:r>
      <w:r>
        <w:fldChar w:fldCharType="separate"/>
      </w:r>
      <w:r>
        <w:t>UCS</w:t>
      </w:r>
      <w:r w:rsidRPr="00CA000D">
        <w:t xml:space="preserve"> </w:t>
      </w:r>
      <w:r>
        <w:t>–</w:t>
      </w:r>
      <w:r w:rsidRPr="00CA000D">
        <w:t xml:space="preserve"> </w:t>
      </w:r>
      <w:r>
        <w:t>Listar Usufruto de Licença Prêmio</w:t>
      </w:r>
      <w:r>
        <w:fldChar w:fldCharType="end"/>
      </w:r>
      <w:r>
        <w:t xml:space="preserve"> o ator solicita a funcionalidade "Interromper".</w:t>
      </w:r>
    </w:p>
    <w:p w:rsidR="00477061" w:rsidRDefault="00477061" w:rsidP="00633E7F">
      <w:pPr>
        <w:pStyle w:val="Ttulo4"/>
      </w:pPr>
      <w:r>
        <w:t xml:space="preserve">O ator acessa a funcionalidade </w:t>
      </w:r>
      <w:r w:rsidR="00CA7D9E">
        <w:t>"Alterar Licença Prêmio".</w:t>
      </w:r>
    </w:p>
    <w:p w:rsidR="00CA7D9E" w:rsidRDefault="00477061" w:rsidP="00633E7F">
      <w:pPr>
        <w:pStyle w:val="Ttulo4"/>
      </w:pPr>
      <w:r>
        <w:t>O sistema apresenta a t</w:t>
      </w:r>
      <w:r w:rsidR="00CA7D9E">
        <w:t xml:space="preserve">ela da funcionalidade conforme </w:t>
      </w:r>
      <w:r w:rsidR="00CA7D9E">
        <w:fldChar w:fldCharType="begin"/>
      </w:r>
      <w:r w:rsidR="00CA7D9E">
        <w:instrText xml:space="preserve"> REF _Ref78900846 \h </w:instrText>
      </w:r>
      <w:r w:rsidR="00CA7D9E">
        <w:fldChar w:fldCharType="separate"/>
      </w:r>
      <w:r w:rsidR="00CA7D9E">
        <w:t>Tela 6</w:t>
      </w:r>
      <w:r w:rsidR="00CA7D9E">
        <w:fldChar w:fldCharType="end"/>
      </w:r>
      <w:r w:rsidR="00CA7D9E">
        <w:t>. O sistema exibe as informações básicas do período de usufruto. O formulário permite informar Data da interrupção, Dias de interrupção, Motivo da interrupção e Origem (a pedido ou por interesse público).</w:t>
      </w:r>
    </w:p>
    <w:p w:rsidR="00CA7D9E" w:rsidRDefault="00CA7D9E" w:rsidP="00633E7F">
      <w:pPr>
        <w:pStyle w:val="Ttulo4"/>
      </w:pPr>
      <w:r w:rsidRPr="00CA7D9E">
        <w:t>O ator gerencia as interrupções, podendo adicionar novas ou excluir as já existentes e submete a operação</w:t>
      </w:r>
      <w:r>
        <w:t>.</w:t>
      </w:r>
    </w:p>
    <w:p w:rsidR="00CA7D9E" w:rsidRDefault="00CA7D9E" w:rsidP="00633E7F">
      <w:pPr>
        <w:pStyle w:val="Ttulo4"/>
      </w:pPr>
      <w:r>
        <w:t>O sistema valida as informações conforme as Regras de Negócio</w:t>
      </w:r>
      <w:r w:rsidR="00633E7F">
        <w:t xml:space="preserve">  </w:t>
      </w:r>
      <w:r w:rsidR="00633E7F">
        <w:fldChar w:fldCharType="begin"/>
      </w:r>
      <w:r w:rsidR="00633E7F">
        <w:instrText xml:space="preserve"> REF _Ref78900377 \h </w:instrText>
      </w:r>
      <w:r w:rsidR="00633E7F">
        <w:fldChar w:fldCharType="separate"/>
      </w:r>
      <w:r w:rsidR="00633E7F">
        <w:t>RN012</w:t>
      </w:r>
      <w:r w:rsidR="00633E7F">
        <w:fldChar w:fldCharType="end"/>
      </w:r>
      <w:r w:rsidR="00633E7F">
        <w:t xml:space="preserve">, </w:t>
      </w:r>
      <w:r w:rsidR="00633E7F">
        <w:fldChar w:fldCharType="begin"/>
      </w:r>
      <w:r w:rsidR="00633E7F">
        <w:instrText xml:space="preserve"> REF _Ref78901263 \h </w:instrText>
      </w:r>
      <w:r w:rsidR="00633E7F">
        <w:fldChar w:fldCharType="separate"/>
      </w:r>
      <w:r w:rsidR="00633E7F">
        <w:t>RN014</w:t>
      </w:r>
      <w:r w:rsidR="00633E7F">
        <w:fldChar w:fldCharType="end"/>
      </w:r>
      <w:r w:rsidR="00633E7F">
        <w:t xml:space="preserve">, </w:t>
      </w:r>
      <w:r w:rsidR="00633E7F">
        <w:fldChar w:fldCharType="begin"/>
      </w:r>
      <w:r w:rsidR="00633E7F">
        <w:instrText xml:space="preserve"> REF _Ref78896532 \h </w:instrText>
      </w:r>
      <w:r w:rsidR="00633E7F">
        <w:fldChar w:fldCharType="separate"/>
      </w:r>
      <w:r w:rsidR="00633E7F">
        <w:t>RN016</w:t>
      </w:r>
      <w:r w:rsidR="00633E7F">
        <w:fldChar w:fldCharType="end"/>
      </w:r>
      <w:r w:rsidR="00633E7F">
        <w:t xml:space="preserve">, </w:t>
      </w:r>
      <w:r w:rsidR="00633E7F">
        <w:fldChar w:fldCharType="begin"/>
      </w:r>
      <w:r w:rsidR="00633E7F">
        <w:instrText xml:space="preserve"> REF _Ref78900407 \h </w:instrText>
      </w:r>
      <w:r w:rsidR="00633E7F">
        <w:fldChar w:fldCharType="separate"/>
      </w:r>
      <w:r w:rsidR="00633E7F">
        <w:t>RN018</w:t>
      </w:r>
      <w:r w:rsidR="00633E7F">
        <w:fldChar w:fldCharType="end"/>
      </w:r>
      <w:r w:rsidR="00633E7F">
        <w:t xml:space="preserve">, </w:t>
      </w:r>
      <w:r w:rsidR="00633E7F">
        <w:fldChar w:fldCharType="begin"/>
      </w:r>
      <w:r w:rsidR="00633E7F">
        <w:instrText xml:space="preserve"> REF _Ref78901344 \h </w:instrText>
      </w:r>
      <w:r w:rsidR="00633E7F">
        <w:fldChar w:fldCharType="separate"/>
      </w:r>
      <w:r w:rsidR="00633E7F">
        <w:t>RN017</w:t>
      </w:r>
      <w:r w:rsidR="00633E7F">
        <w:fldChar w:fldCharType="end"/>
      </w:r>
      <w:r w:rsidR="00633E7F">
        <w:t>.</w:t>
      </w:r>
    </w:p>
    <w:p w:rsidR="00477061" w:rsidRDefault="00477061" w:rsidP="00633E7F">
      <w:pPr>
        <w:pStyle w:val="Ttulo4"/>
      </w:pPr>
      <w:r>
        <w:t xml:space="preserve">O ator </w:t>
      </w:r>
      <w:r w:rsidR="00CA7D9E">
        <w:t>submete a operação.</w:t>
      </w:r>
    </w:p>
    <w:p w:rsidR="00633E7F" w:rsidRDefault="00633E7F" w:rsidP="00633E7F">
      <w:pPr>
        <w:pStyle w:val="Ttulo4"/>
      </w:pPr>
      <w:r>
        <w:t xml:space="preserve">O sistema, para cada interrupção recebida que não seja exclusão, calcula a data fim da interrupção, que corresponde a “data de interrupção” mais os dias de interrupção, se informado. Quando não informado o número de dias, a “data fim de interrupção” corresponde a data fim da fruição ou até a próxima data inicial de interrupção caso exista. </w:t>
      </w:r>
    </w:p>
    <w:p w:rsidR="00633E7F" w:rsidRDefault="00633E7F" w:rsidP="00633E7F">
      <w:pPr>
        <w:pStyle w:val="Ttulo4"/>
      </w:pPr>
      <w:r>
        <w:t>O sistema, para cada interrupção, altera ou gera um registro de Afastamento Temporário para indicar os dias interrompidos, como descritos abaixo:</w:t>
      </w:r>
    </w:p>
    <w:p w:rsidR="00633E7F" w:rsidRDefault="00633E7F" w:rsidP="00633E7F">
      <w:pPr>
        <w:ind w:left="2340"/>
        <w:rPr>
          <w:rFonts w:cs="Arial"/>
        </w:rPr>
      </w:pPr>
      <w:r>
        <w:rPr>
          <w:rFonts w:cs="Arial"/>
        </w:rPr>
        <w:t>- Caso seja a primeira interrupção: o sistema altera o Afastamento Temporário da fruição da licença prêmio, alterando a “data final” para um dia inferior a “data inicial da interrupção”.</w:t>
      </w:r>
    </w:p>
    <w:p w:rsidR="00633E7F" w:rsidRDefault="00633E7F" w:rsidP="00633E7F">
      <w:pPr>
        <w:ind w:left="2340"/>
        <w:rPr>
          <w:rFonts w:cs="Arial"/>
        </w:rPr>
      </w:pPr>
      <w:r>
        <w:rPr>
          <w:rFonts w:cs="Arial"/>
        </w:rPr>
        <w:t>- Se houver outras interrupções: o sistema gera um novo afastamento temporário com o período que inicia após a data final da interrupção referência até a próxima interrupção se houver, senão até a data final da fruição, caso a “data fim de interrupção” não seja igual a “data fim da fruição”.</w:t>
      </w:r>
    </w:p>
    <w:p w:rsidR="00633E7F" w:rsidRDefault="00633E7F" w:rsidP="00633E7F">
      <w:pPr>
        <w:ind w:left="2340"/>
        <w:rPr>
          <w:rFonts w:cs="Arial"/>
        </w:rPr>
      </w:pPr>
      <w:r>
        <w:rPr>
          <w:rFonts w:cs="Arial"/>
        </w:rPr>
        <w:t>Para alterar o Afastamento Temporário, o sistema executa o caso de uso “Gerar Afastamento”, passando a identificação do vínculo, data inicial, data final e identificação da funcionalidade da Licença Prêmio.</w:t>
      </w:r>
    </w:p>
    <w:p w:rsidR="00633E7F" w:rsidRPr="00633E7F" w:rsidRDefault="00633E7F" w:rsidP="00633E7F">
      <w:pPr>
        <w:ind w:left="2340"/>
        <w:rPr>
          <w:rFonts w:cs="Arial"/>
        </w:rPr>
      </w:pPr>
      <w:r>
        <w:rPr>
          <w:rFonts w:cs="Arial"/>
        </w:rPr>
        <w:t>- Para cada interrupção recebida, o sistema gera um registro de “Interrupção da Licença Prêmio” e altera a situação de fruição de Licença Prêmio associada, identificando-a como definitiva, aquela que não foi informado o número de dias, senão identifica-la como temporária.</w:t>
      </w:r>
    </w:p>
    <w:p w:rsidR="00633E7F" w:rsidRDefault="00477061" w:rsidP="00633E7F">
      <w:pPr>
        <w:pStyle w:val="Ttulo4"/>
      </w:pPr>
      <w:r>
        <w:t>O</w:t>
      </w:r>
      <w:r w:rsidR="00633E7F">
        <w:t xml:space="preserve"> sistema grava as alterações</w:t>
      </w:r>
      <w:r>
        <w:t>.</w:t>
      </w:r>
    </w:p>
    <w:p w:rsidR="00633E7F" w:rsidRPr="00633E7F" w:rsidRDefault="00633E7F" w:rsidP="00633E7F">
      <w:pPr>
        <w:pStyle w:val="Ttulo4"/>
      </w:pPr>
      <w:r w:rsidRPr="00633E7F">
        <w:t>O sistema processa a operação e exibe a mensagem</w:t>
      </w:r>
      <w:r>
        <w:t xml:space="preserve"> "Operação efetuada com sucesso".</w:t>
      </w:r>
    </w:p>
    <w:p w:rsidR="00477061" w:rsidRDefault="00477061" w:rsidP="00477061">
      <w:pPr>
        <w:pStyle w:val="Ttulo3"/>
        <w:keepNext w:val="0"/>
        <w:widowControl w:val="0"/>
        <w:spacing w:before="120" w:line="240" w:lineRule="auto"/>
        <w:ind w:left="1620" w:hanging="900"/>
      </w:pPr>
      <w:bookmarkStart w:id="41" w:name="_Toc78905631"/>
      <w:r>
        <w:t>Fluxo Alternativo 1</w:t>
      </w:r>
      <w:bookmarkEnd w:id="41"/>
    </w:p>
    <w:p w:rsidR="00477061" w:rsidRDefault="00633E7F" w:rsidP="001C3550">
      <w:pPr>
        <w:pStyle w:val="Ttulo4"/>
      </w:pPr>
      <w:r>
        <w:t>Na exclusão de interrupção o sistema recebe solicitação de exclusão de interrupção e faz o ajuste correspondente nos afastamentos.</w:t>
      </w:r>
    </w:p>
    <w:p w:rsidR="00477061" w:rsidRDefault="00477061" w:rsidP="00477061">
      <w:pPr>
        <w:pStyle w:val="Ttulo3"/>
        <w:keepNext w:val="0"/>
        <w:widowControl w:val="0"/>
        <w:spacing w:before="120" w:line="240" w:lineRule="auto"/>
        <w:ind w:left="1620" w:hanging="900"/>
      </w:pPr>
      <w:bookmarkStart w:id="42" w:name="_Toc78905632"/>
      <w:r>
        <w:t>Pos Condição</w:t>
      </w:r>
      <w:bookmarkEnd w:id="42"/>
      <w:r>
        <w:t xml:space="preserve"> </w:t>
      </w:r>
    </w:p>
    <w:p w:rsidR="00477061" w:rsidRDefault="00477061" w:rsidP="00633E7F">
      <w:pPr>
        <w:pStyle w:val="Ttulo4"/>
      </w:pPr>
      <w:r>
        <w:t>O sistema exibe a mensagem de sucesso</w:t>
      </w:r>
    </w:p>
    <w:p w:rsidR="00477061" w:rsidRPr="00D623B7" w:rsidRDefault="00477061" w:rsidP="00477061"/>
    <w:p w:rsidR="00477061" w:rsidRDefault="00477061" w:rsidP="00477061">
      <w:pPr>
        <w:pStyle w:val="Ttulo3"/>
        <w:keepNext w:val="0"/>
        <w:widowControl w:val="0"/>
        <w:spacing w:before="120" w:line="240" w:lineRule="auto"/>
        <w:ind w:left="1620" w:hanging="900"/>
      </w:pPr>
      <w:r>
        <w:t xml:space="preserve"> </w:t>
      </w:r>
      <w:bookmarkStart w:id="43" w:name="_Toc78905633"/>
      <w:r>
        <w:t>Fluxo Exceção</w:t>
      </w:r>
      <w:bookmarkEnd w:id="43"/>
      <w:r>
        <w:t xml:space="preserve"> </w:t>
      </w:r>
    </w:p>
    <w:p w:rsidR="00477061" w:rsidRPr="00633E7F" w:rsidRDefault="00633E7F" w:rsidP="00477061">
      <w:r w:rsidRPr="00633E7F">
        <w:t>N/A.</w:t>
      </w:r>
    </w:p>
    <w:p w:rsidR="00477061" w:rsidRDefault="00477061" w:rsidP="00477061">
      <w:pPr>
        <w:rPr>
          <w:b/>
        </w:rPr>
      </w:pPr>
    </w:p>
    <w:p w:rsidR="001A6426" w:rsidRDefault="001A6426" w:rsidP="00477061">
      <w:pPr>
        <w:rPr>
          <w:b/>
        </w:rPr>
      </w:pPr>
    </w:p>
    <w:p w:rsidR="00477061" w:rsidRDefault="00EB5468" w:rsidP="001A6426">
      <w:pPr>
        <w:pStyle w:val="Ttulo2"/>
      </w:pPr>
      <w:bookmarkStart w:id="44" w:name="_Ref78892408"/>
      <w:bookmarkStart w:id="45" w:name="_Toc78905634"/>
      <w:r>
        <w:t>UCS</w:t>
      </w:r>
      <w:r w:rsidR="00477061" w:rsidRPr="00CA000D">
        <w:t xml:space="preserve"> </w:t>
      </w:r>
      <w:r w:rsidR="00477061">
        <w:t>–</w:t>
      </w:r>
      <w:r w:rsidR="00477061" w:rsidRPr="00CA000D">
        <w:t xml:space="preserve"> </w:t>
      </w:r>
      <w:r w:rsidR="00C54125">
        <w:t>Listar Usufruto de Licença Prêmio</w:t>
      </w:r>
      <w:bookmarkEnd w:id="44"/>
      <w:bookmarkEnd w:id="45"/>
    </w:p>
    <w:p w:rsidR="00477061" w:rsidRDefault="00477061" w:rsidP="00477061">
      <w:pPr>
        <w:pStyle w:val="Ttulo3"/>
        <w:keepNext w:val="0"/>
        <w:widowControl w:val="0"/>
        <w:spacing w:before="120" w:line="240" w:lineRule="auto"/>
        <w:ind w:left="1620" w:hanging="900"/>
      </w:pPr>
      <w:bookmarkStart w:id="46" w:name="_Toc78905635"/>
      <w:r>
        <w:t>Fluxo Básico</w:t>
      </w:r>
      <w:bookmarkEnd w:id="46"/>
    </w:p>
    <w:p w:rsidR="00881B36" w:rsidRDefault="00881B36" w:rsidP="00633E7F">
      <w:pPr>
        <w:pStyle w:val="Ttulo4"/>
      </w:pPr>
      <w:r>
        <w:t xml:space="preserve">Após executar o caso de uso </w:t>
      </w:r>
      <w:r>
        <w:fldChar w:fldCharType="begin"/>
      </w:r>
      <w:r>
        <w:instrText xml:space="preserve"> REF _Ref78888170 \h </w:instrText>
      </w:r>
      <w:r>
        <w:fldChar w:fldCharType="separate"/>
      </w:r>
      <w:r>
        <w:t>UCS</w:t>
      </w:r>
      <w:r w:rsidRPr="00CA000D">
        <w:t xml:space="preserve"> </w:t>
      </w:r>
      <w:r>
        <w:t>–</w:t>
      </w:r>
      <w:r w:rsidRPr="00CA000D">
        <w:t xml:space="preserve"> </w:t>
      </w:r>
      <w:r>
        <w:t>Pesquisar Licença Prêmio / Assiduidade</w:t>
      </w:r>
      <w:r>
        <w:fldChar w:fldCharType="end"/>
      </w:r>
      <w:r>
        <w:t xml:space="preserve"> o ator seleciona um registro na listagem e solicita a funcionalidade "Usufruto".</w:t>
      </w:r>
    </w:p>
    <w:p w:rsidR="00477061" w:rsidRDefault="00477061" w:rsidP="00633E7F">
      <w:pPr>
        <w:pStyle w:val="Ttulo4"/>
      </w:pPr>
      <w:r>
        <w:t xml:space="preserve">O sistema apresenta a tela da funcionalidade conforme </w:t>
      </w:r>
      <w:r w:rsidR="00881B36">
        <w:fldChar w:fldCharType="begin"/>
      </w:r>
      <w:r w:rsidR="00881B36">
        <w:instrText xml:space="preserve"> REF _Ref78892088 \h </w:instrText>
      </w:r>
      <w:r w:rsidR="00881B36">
        <w:fldChar w:fldCharType="separate"/>
      </w:r>
      <w:r w:rsidR="00881B36">
        <w:t>Tela 3</w:t>
      </w:r>
      <w:r w:rsidR="00881B36">
        <w:fldChar w:fldCharType="end"/>
      </w:r>
      <w:r w:rsidR="00881B36">
        <w:t>. A tela apresenta os dados de um determinado período aquisitivo contendo Tipo, Matrícula, Nome, Início e Fim do Período Aquisitivo, Situação, Data da Conquista, Dias concedidos, Dias usufruídos/Programados, Dias indenizados, Dias perdisos e saldo de Dias. A tela apresenta a listagem de usufrutos correspondentes ao período aquisitivo contendo Início e fim da fruição, Situação da Fruição, Dias usufruídos, Interrompidos, Suspensos, Indenizados, Averbados em dobro e a Data de inclusão do registro.</w:t>
      </w:r>
    </w:p>
    <w:p w:rsidR="00477061" w:rsidRDefault="00477061" w:rsidP="00477061">
      <w:pPr>
        <w:pStyle w:val="Ttulo3"/>
        <w:keepNext w:val="0"/>
        <w:widowControl w:val="0"/>
        <w:spacing w:before="120" w:line="240" w:lineRule="auto"/>
        <w:ind w:left="1620" w:hanging="900"/>
      </w:pPr>
      <w:bookmarkStart w:id="47" w:name="_Toc78905636"/>
      <w:r>
        <w:t>Pos Condição</w:t>
      </w:r>
      <w:bookmarkEnd w:id="47"/>
      <w:r>
        <w:t xml:space="preserve"> </w:t>
      </w:r>
    </w:p>
    <w:p w:rsidR="00477061" w:rsidRPr="00D623B7" w:rsidRDefault="00477061" w:rsidP="00633E7F">
      <w:pPr>
        <w:pStyle w:val="Ttulo4"/>
      </w:pPr>
      <w:r>
        <w:t xml:space="preserve">O sistema exibe a </w:t>
      </w:r>
      <w:r w:rsidR="00881B36">
        <w:t>tela da funcionalidade contendo as fruições referentes a um determinado período aquisitivo.</w:t>
      </w:r>
      <w:r w:rsidR="00881B36" w:rsidRPr="00D623B7">
        <w:t xml:space="preserve"> </w:t>
      </w:r>
    </w:p>
    <w:p w:rsidR="00477061" w:rsidRDefault="00477061" w:rsidP="00881B36">
      <w:pPr>
        <w:pStyle w:val="Ttulo3"/>
        <w:keepNext w:val="0"/>
        <w:widowControl w:val="0"/>
        <w:spacing w:before="120" w:line="240" w:lineRule="auto"/>
        <w:ind w:left="1620" w:hanging="900"/>
      </w:pPr>
      <w:r>
        <w:t xml:space="preserve"> </w:t>
      </w:r>
      <w:bookmarkStart w:id="48" w:name="_Toc78905637"/>
      <w:r>
        <w:t>Fluxo Exceção</w:t>
      </w:r>
      <w:bookmarkEnd w:id="48"/>
      <w:r>
        <w:t xml:space="preserve"> </w:t>
      </w:r>
    </w:p>
    <w:p w:rsidR="00881B36" w:rsidRPr="00881B36" w:rsidRDefault="00881B36" w:rsidP="00881B36">
      <w:r>
        <w:t>N/A.</w:t>
      </w:r>
    </w:p>
    <w:p w:rsidR="00477061" w:rsidRDefault="00477061" w:rsidP="00477061">
      <w:pPr>
        <w:rPr>
          <w:b/>
        </w:rPr>
      </w:pPr>
    </w:p>
    <w:p w:rsidR="00477061" w:rsidRDefault="00EB5468" w:rsidP="001A6426">
      <w:pPr>
        <w:pStyle w:val="Ttulo2"/>
      </w:pPr>
      <w:bookmarkStart w:id="49" w:name="_Ref78888170"/>
      <w:bookmarkStart w:id="50" w:name="_Toc78905638"/>
      <w:r>
        <w:t>UCS</w:t>
      </w:r>
      <w:r w:rsidR="00477061" w:rsidRPr="00CA000D">
        <w:t xml:space="preserve"> </w:t>
      </w:r>
      <w:r w:rsidR="00477061">
        <w:t>–</w:t>
      </w:r>
      <w:r w:rsidR="00477061" w:rsidRPr="00CA000D">
        <w:t xml:space="preserve"> </w:t>
      </w:r>
      <w:r w:rsidR="00C54125">
        <w:t>Pesquisar Licença Prêmio / Assiduidade</w:t>
      </w:r>
      <w:bookmarkEnd w:id="49"/>
      <w:bookmarkEnd w:id="50"/>
    </w:p>
    <w:p w:rsidR="00477061" w:rsidRDefault="00477061" w:rsidP="00477061">
      <w:pPr>
        <w:pStyle w:val="Ttulo3"/>
        <w:keepNext w:val="0"/>
        <w:widowControl w:val="0"/>
        <w:spacing w:before="120" w:line="240" w:lineRule="auto"/>
        <w:ind w:left="1620" w:hanging="900"/>
      </w:pPr>
      <w:bookmarkStart w:id="51" w:name="_Toc78905639"/>
      <w:r>
        <w:t>Fluxo Básico</w:t>
      </w:r>
      <w:bookmarkEnd w:id="51"/>
    </w:p>
    <w:p w:rsidR="00477061" w:rsidRDefault="00477061" w:rsidP="00633E7F">
      <w:pPr>
        <w:pStyle w:val="Ttulo4"/>
      </w:pPr>
      <w:r>
        <w:t xml:space="preserve">O ator acessa a funcionalidade </w:t>
      </w:r>
      <w:r w:rsidR="009A4F9A">
        <w:t>"</w:t>
      </w:r>
      <w:r w:rsidR="009A4F9A" w:rsidRPr="009A4F9A">
        <w:t>MANT</w:t>
      </w:r>
      <w:r w:rsidR="009A4F9A">
        <w:t>ER LICENCA PREMIO / ASSIDUIDADE".</w:t>
      </w:r>
    </w:p>
    <w:p w:rsidR="009A4F9A" w:rsidRDefault="00477061" w:rsidP="00633E7F">
      <w:pPr>
        <w:pStyle w:val="Ttulo4"/>
      </w:pPr>
      <w:r>
        <w:t xml:space="preserve">O sistema apresenta a tela da funcionalidade conforme </w:t>
      </w:r>
      <w:r w:rsidR="009A4F9A">
        <w:fldChar w:fldCharType="begin"/>
      </w:r>
      <w:r w:rsidR="009A4F9A">
        <w:instrText xml:space="preserve"> REF _Ref78887629 \h </w:instrText>
      </w:r>
      <w:r w:rsidR="009A4F9A">
        <w:fldChar w:fldCharType="separate"/>
      </w:r>
      <w:r w:rsidR="009A4F9A">
        <w:t>Tela 1</w:t>
      </w:r>
      <w:r w:rsidR="009A4F9A">
        <w:fldChar w:fldCharType="end"/>
      </w:r>
      <w:r w:rsidR="009A4F9A">
        <w:t>. É possível consultar pelo Tipo (prêmio ou assiduidade), Matrícula e Situação do período aquisitivo de Licença Prêmio / Assiduidade (previsto, conquistado, perdido ou afastado). Matrícula é campo obrigatório.</w:t>
      </w:r>
    </w:p>
    <w:p w:rsidR="009A4F9A" w:rsidRDefault="009A4F9A" w:rsidP="00633E7F">
      <w:pPr>
        <w:pStyle w:val="Ttulo4"/>
      </w:pPr>
      <w:r>
        <w:t>O ator informa os dados necessários e submete a operação.</w:t>
      </w:r>
    </w:p>
    <w:p w:rsidR="00477061" w:rsidRDefault="009A4F9A" w:rsidP="00633E7F">
      <w:pPr>
        <w:pStyle w:val="Ttulo4"/>
      </w:pPr>
      <w:r>
        <w:t>O sistema apresenta a listagem de Períodos Aquisitivos e Usufrutos da pessoa. A listagem contém Tipo, Início,</w:t>
      </w:r>
      <w:r>
        <w:tab/>
        <w:t xml:space="preserve">Fim, Data da conquista, </w:t>
      </w:r>
      <w:r>
        <w:tab/>
        <w:t>Situação,</w:t>
      </w:r>
      <w:r>
        <w:tab/>
        <w:t>Dias de Saldo,</w:t>
      </w:r>
      <w:r>
        <w:tab/>
        <w:t>Dias Concedidos, Dias</w:t>
      </w:r>
      <w:r>
        <w:tab/>
        <w:t xml:space="preserve">Usufruídos/ Programados, Dias Perdidos, Dias Indenizados/Convertidos Judicial, </w:t>
      </w:r>
      <w:r>
        <w:tab/>
        <w:t>Dias Averbados em dobro,</w:t>
      </w:r>
      <w:r>
        <w:tab/>
        <w:t>Suspenso,</w:t>
      </w:r>
      <w:r>
        <w:tab/>
        <w:t>Interrompido e Ocorrências funcionais.</w:t>
      </w:r>
    </w:p>
    <w:p w:rsidR="00477061" w:rsidRDefault="00477061" w:rsidP="00633E7F">
      <w:pPr>
        <w:pStyle w:val="Ttulo4"/>
        <w:numPr>
          <w:ilvl w:val="0"/>
          <w:numId w:val="0"/>
        </w:numPr>
        <w:ind w:left="2160"/>
      </w:pPr>
    </w:p>
    <w:p w:rsidR="00477061" w:rsidRDefault="00477061" w:rsidP="00477061">
      <w:pPr>
        <w:pStyle w:val="Ttulo3"/>
        <w:keepNext w:val="0"/>
        <w:widowControl w:val="0"/>
        <w:spacing w:before="120" w:line="240" w:lineRule="auto"/>
        <w:ind w:left="1620" w:hanging="900"/>
      </w:pPr>
      <w:bookmarkStart w:id="52" w:name="_Toc78905640"/>
      <w:r>
        <w:t>Fluxo Alternativo 1</w:t>
      </w:r>
      <w:bookmarkEnd w:id="52"/>
    </w:p>
    <w:p w:rsidR="00477061" w:rsidRDefault="00477061" w:rsidP="00633E7F">
      <w:pPr>
        <w:pStyle w:val="Ttulo4"/>
      </w:pPr>
      <w:r>
        <w:t xml:space="preserve">O ator solicita a pesquisa de matrícula. </w:t>
      </w:r>
    </w:p>
    <w:p w:rsidR="00477061" w:rsidRDefault="00477061" w:rsidP="00633E7F">
      <w:pPr>
        <w:pStyle w:val="Ttulo4"/>
      </w:pPr>
      <w:r>
        <w:t>O sistema apresenta o formulário de pesquisa auxiliar de matrícula por nome e CPF.</w:t>
      </w:r>
    </w:p>
    <w:p w:rsidR="00477061" w:rsidRPr="00894896" w:rsidRDefault="00477061" w:rsidP="00633E7F">
      <w:pPr>
        <w:pStyle w:val="Ttulo4"/>
      </w:pPr>
      <w:r>
        <w:t xml:space="preserve">O ator informa o nome e aciona a </w:t>
      </w:r>
      <w:r w:rsidR="001C3550">
        <w:t>opção pesquisar</w:t>
      </w:r>
      <w:r w:rsidR="009A4F9A">
        <w:t>.</w:t>
      </w:r>
    </w:p>
    <w:p w:rsidR="00477061" w:rsidRDefault="00477061" w:rsidP="00633E7F">
      <w:pPr>
        <w:pStyle w:val="Ttulo4"/>
      </w:pPr>
      <w:r>
        <w:t>O sistema realiza a pesquisa do nome e apresenta o resultado em tela.</w:t>
      </w:r>
    </w:p>
    <w:p w:rsidR="00477061" w:rsidRDefault="00477061" w:rsidP="00477061">
      <w:pPr>
        <w:pStyle w:val="Ttulo3"/>
        <w:keepNext w:val="0"/>
        <w:widowControl w:val="0"/>
        <w:spacing w:before="120" w:line="240" w:lineRule="auto"/>
        <w:ind w:left="1620" w:hanging="900"/>
      </w:pPr>
      <w:bookmarkStart w:id="53" w:name="_Toc78905641"/>
      <w:r>
        <w:t>Pos Condição</w:t>
      </w:r>
      <w:bookmarkEnd w:id="53"/>
      <w:r>
        <w:t xml:space="preserve"> </w:t>
      </w:r>
    </w:p>
    <w:p w:rsidR="00477061" w:rsidRDefault="00477061" w:rsidP="00633E7F">
      <w:pPr>
        <w:pStyle w:val="Ttulo4"/>
      </w:pPr>
      <w:r>
        <w:t xml:space="preserve">O sistema exibe a </w:t>
      </w:r>
      <w:r w:rsidR="009A4F9A">
        <w:t xml:space="preserve">listagem de </w:t>
      </w:r>
      <w:r w:rsidR="00356AC8">
        <w:t>Períodos Aquisitivos e Usufrutos da pessoa.</w:t>
      </w:r>
    </w:p>
    <w:p w:rsidR="00477061" w:rsidRPr="00D623B7" w:rsidRDefault="00477061" w:rsidP="00477061"/>
    <w:p w:rsidR="00477061" w:rsidRDefault="00477061" w:rsidP="00477061">
      <w:pPr>
        <w:pStyle w:val="Ttulo3"/>
        <w:keepNext w:val="0"/>
        <w:widowControl w:val="0"/>
        <w:spacing w:before="120" w:line="240" w:lineRule="auto"/>
        <w:ind w:left="1620" w:hanging="900"/>
      </w:pPr>
      <w:r>
        <w:t xml:space="preserve"> </w:t>
      </w:r>
      <w:bookmarkStart w:id="54" w:name="_Toc78905642"/>
      <w:r>
        <w:t>Fluxo Exceção</w:t>
      </w:r>
      <w:bookmarkEnd w:id="54"/>
      <w:r>
        <w:t xml:space="preserve"> </w:t>
      </w:r>
    </w:p>
    <w:p w:rsidR="00477061" w:rsidRDefault="00477061" w:rsidP="00633E7F">
      <w:pPr>
        <w:pStyle w:val="Ttulo4"/>
      </w:pPr>
      <w:r>
        <w:t xml:space="preserve">O ator solicita a pesquisa auxiliar de matrícula. </w:t>
      </w:r>
    </w:p>
    <w:p w:rsidR="00477061" w:rsidRDefault="00477061" w:rsidP="00477061">
      <w:pPr>
        <w:rPr>
          <w:b/>
        </w:rPr>
      </w:pPr>
    </w:p>
    <w:p w:rsidR="00477061" w:rsidRDefault="00477061" w:rsidP="00477061">
      <w:pPr>
        <w:rPr>
          <w:b/>
        </w:rPr>
      </w:pPr>
    </w:p>
    <w:p w:rsidR="00477061" w:rsidRDefault="00EB5468" w:rsidP="001A6426">
      <w:pPr>
        <w:pStyle w:val="Ttulo2"/>
      </w:pPr>
      <w:bookmarkStart w:id="55" w:name="_Toc78905643"/>
      <w:r>
        <w:t>UCS</w:t>
      </w:r>
      <w:r w:rsidR="00477061" w:rsidRPr="00CA000D">
        <w:t xml:space="preserve"> </w:t>
      </w:r>
      <w:r w:rsidR="00477061">
        <w:t>–</w:t>
      </w:r>
      <w:r w:rsidR="00477061" w:rsidRPr="00CA000D">
        <w:t xml:space="preserve"> </w:t>
      </w:r>
      <w:r w:rsidR="00C54125">
        <w:t>Reorganizar Licença Prêmio / Assiduidade</w:t>
      </w:r>
      <w:bookmarkEnd w:id="55"/>
    </w:p>
    <w:p w:rsidR="00477061" w:rsidRDefault="00477061" w:rsidP="00477061">
      <w:pPr>
        <w:pStyle w:val="Ttulo3"/>
        <w:keepNext w:val="0"/>
        <w:widowControl w:val="0"/>
        <w:spacing w:before="120" w:line="240" w:lineRule="auto"/>
        <w:ind w:left="1620" w:hanging="900"/>
      </w:pPr>
      <w:bookmarkStart w:id="56" w:name="_Toc78905644"/>
      <w:r>
        <w:t>Fluxo Básico</w:t>
      </w:r>
      <w:bookmarkEnd w:id="56"/>
    </w:p>
    <w:p w:rsidR="00477061" w:rsidRDefault="00356AC8" w:rsidP="00633E7F">
      <w:pPr>
        <w:pStyle w:val="Ttulo4"/>
      </w:pPr>
      <w:r>
        <w:t xml:space="preserve">Após executar o caso de uso </w:t>
      </w:r>
      <w:r>
        <w:fldChar w:fldCharType="begin"/>
      </w:r>
      <w:r>
        <w:instrText xml:space="preserve"> REF _Ref78888170 \h </w:instrText>
      </w:r>
      <w:r>
        <w:fldChar w:fldCharType="separate"/>
      </w:r>
      <w:r>
        <w:t>UCS</w:t>
      </w:r>
      <w:r w:rsidRPr="00CA000D">
        <w:t xml:space="preserve"> </w:t>
      </w:r>
      <w:r>
        <w:t>–</w:t>
      </w:r>
      <w:r w:rsidRPr="00CA000D">
        <w:t xml:space="preserve"> </w:t>
      </w:r>
      <w:r>
        <w:t>Pesquisar Licença Prêmio / Assiduidade</w:t>
      </w:r>
      <w:r>
        <w:fldChar w:fldCharType="end"/>
      </w:r>
      <w:r>
        <w:t xml:space="preserve"> o ator seleciona um registro na listagem e solicita a funcionalidade "Reorganizar Licença Prêmio"</w:t>
      </w:r>
      <w:r w:rsidR="00881B36">
        <w:t>.</w:t>
      </w:r>
    </w:p>
    <w:p w:rsidR="00477061" w:rsidRDefault="00477061" w:rsidP="00633E7F">
      <w:pPr>
        <w:pStyle w:val="Ttulo4"/>
      </w:pPr>
      <w:r>
        <w:t xml:space="preserve">O sistema apresenta a tela da funcionalidade conforme </w:t>
      </w:r>
      <w:r w:rsidR="00A42C1C">
        <w:fldChar w:fldCharType="begin"/>
      </w:r>
      <w:r w:rsidR="00A42C1C">
        <w:instrText xml:space="preserve"> REF _Ref78903622 \h </w:instrText>
      </w:r>
      <w:r w:rsidR="00A42C1C">
        <w:fldChar w:fldCharType="separate"/>
      </w:r>
      <w:r w:rsidR="00A42C1C">
        <w:t>Tela 8</w:t>
      </w:r>
      <w:r w:rsidR="00A42C1C">
        <w:fldChar w:fldCharType="end"/>
      </w:r>
      <w:r w:rsidR="00A42C1C">
        <w:t>.</w:t>
      </w:r>
      <w:r w:rsidR="00AA0B5A">
        <w:t xml:space="preserve"> O sistema apresenta as informações básicas da pessoa e do vínculo. O sistema apresenta formulário para transferir um usufruto relacionado a determinado período aquisitivo para outro período aquisitivo.</w:t>
      </w:r>
    </w:p>
    <w:p w:rsidR="00AA0B5A" w:rsidRDefault="00AA0B5A" w:rsidP="00633E7F">
      <w:pPr>
        <w:pStyle w:val="Ttulo4"/>
      </w:pPr>
      <w:r>
        <w:t>O ator informa o período aquisitivo de origem.</w:t>
      </w:r>
    </w:p>
    <w:p w:rsidR="00AA0B5A" w:rsidRDefault="00AA0B5A" w:rsidP="00633E7F">
      <w:pPr>
        <w:pStyle w:val="Ttulo4"/>
      </w:pPr>
      <w:r>
        <w:t>O sistema exibe os usufrutos relacionados ao período aquisitivo da Licença Prêmio.</w:t>
      </w:r>
    </w:p>
    <w:p w:rsidR="00AA0B5A" w:rsidRDefault="00AA0B5A" w:rsidP="00900005">
      <w:pPr>
        <w:pStyle w:val="Ttulo4"/>
      </w:pPr>
      <w:r>
        <w:t>Conforme necessidade, para cada período de usufruto o ator pode indicar um novo período aquisitivo da licença prêmio.</w:t>
      </w:r>
      <w:r w:rsidR="00477061">
        <w:t xml:space="preserve"> </w:t>
      </w:r>
    </w:p>
    <w:p w:rsidR="00AA0B5A" w:rsidRDefault="00477061" w:rsidP="00AA0B5A">
      <w:pPr>
        <w:pStyle w:val="Ttulo4"/>
      </w:pPr>
      <w:r>
        <w:t>O sistema</w:t>
      </w:r>
      <w:r w:rsidR="00AA0B5A">
        <w:t xml:space="preserve"> exibe a listagem para mostrar a relação de período aquisitivo com período de usufruto após as alterações</w:t>
      </w:r>
      <w:r>
        <w:t>.</w:t>
      </w:r>
    </w:p>
    <w:p w:rsidR="00AA0B5A" w:rsidRDefault="00AA0B5A" w:rsidP="00AA0B5A">
      <w:pPr>
        <w:pStyle w:val="Ttulo4"/>
      </w:pPr>
      <w:r>
        <w:t>O ator submete a operação.</w:t>
      </w:r>
    </w:p>
    <w:p w:rsidR="00AA0B5A" w:rsidRDefault="00AA0B5A" w:rsidP="00AA0B5A">
      <w:pPr>
        <w:pStyle w:val="Ttulo4"/>
      </w:pPr>
      <w:r>
        <w:t xml:space="preserve">O sistema valida as Regras de Negócio </w:t>
      </w:r>
      <w:r>
        <w:fldChar w:fldCharType="begin"/>
      </w:r>
      <w:r>
        <w:instrText xml:space="preserve"> REF _Ref78896499 \h </w:instrText>
      </w:r>
      <w:r>
        <w:fldChar w:fldCharType="separate"/>
      </w:r>
      <w:r>
        <w:t>RN006</w:t>
      </w:r>
      <w:r>
        <w:fldChar w:fldCharType="end"/>
      </w:r>
      <w:r>
        <w:t xml:space="preserve">, </w:t>
      </w:r>
      <w:r>
        <w:fldChar w:fldCharType="begin"/>
      </w:r>
      <w:r>
        <w:instrText xml:space="preserve"> REF _Ref78896509 \h </w:instrText>
      </w:r>
      <w:r>
        <w:fldChar w:fldCharType="separate"/>
      </w:r>
      <w:r>
        <w:t>RN007</w:t>
      </w:r>
      <w:r>
        <w:fldChar w:fldCharType="end"/>
      </w:r>
      <w:r>
        <w:t>.</w:t>
      </w:r>
    </w:p>
    <w:p w:rsidR="00AA0B5A" w:rsidRDefault="00AA0B5A" w:rsidP="00AA0B5A">
      <w:pPr>
        <w:pStyle w:val="Ttulo4"/>
      </w:pPr>
      <w:r>
        <w:t>O sistema grava as alterações.</w:t>
      </w:r>
    </w:p>
    <w:p w:rsidR="00AA0B5A" w:rsidRPr="00AA0B5A" w:rsidRDefault="00AA0B5A" w:rsidP="00AA0B5A">
      <w:pPr>
        <w:pStyle w:val="Ttulo4"/>
      </w:pPr>
      <w:r>
        <w:t>O sistema exibe a mensagem "</w:t>
      </w:r>
      <w:r w:rsidRPr="00AA0B5A">
        <w:t>Alteração efetuada com sucesso!</w:t>
      </w:r>
      <w:r>
        <w:t>"</w:t>
      </w:r>
    </w:p>
    <w:p w:rsidR="00AA0B5A" w:rsidRPr="00AA0B5A" w:rsidRDefault="00AA0B5A" w:rsidP="00AA0B5A"/>
    <w:p w:rsidR="00477061" w:rsidRDefault="00477061" w:rsidP="00477061">
      <w:pPr>
        <w:pStyle w:val="Ttulo3"/>
        <w:keepNext w:val="0"/>
        <w:widowControl w:val="0"/>
        <w:spacing w:before="120" w:line="240" w:lineRule="auto"/>
        <w:ind w:left="1620" w:hanging="900"/>
      </w:pPr>
      <w:bookmarkStart w:id="57" w:name="_Toc78905645"/>
      <w:r>
        <w:t>Pos Condição</w:t>
      </w:r>
      <w:bookmarkEnd w:id="57"/>
      <w:r>
        <w:t xml:space="preserve"> </w:t>
      </w:r>
    </w:p>
    <w:p w:rsidR="00477061" w:rsidRDefault="00477061" w:rsidP="00633E7F">
      <w:pPr>
        <w:pStyle w:val="Ttulo4"/>
      </w:pPr>
      <w:r>
        <w:t>O sistema exibe a mensagem de sucesso</w:t>
      </w:r>
    </w:p>
    <w:p w:rsidR="00477061" w:rsidRPr="00D623B7" w:rsidRDefault="00477061" w:rsidP="00477061"/>
    <w:p w:rsidR="001A6426" w:rsidRDefault="00477061" w:rsidP="00AA0B5A">
      <w:pPr>
        <w:pStyle w:val="Ttulo3"/>
        <w:keepNext w:val="0"/>
        <w:widowControl w:val="0"/>
        <w:spacing w:before="120" w:line="240" w:lineRule="auto"/>
        <w:ind w:left="1620" w:hanging="900"/>
      </w:pPr>
      <w:r>
        <w:t xml:space="preserve"> </w:t>
      </w:r>
      <w:bookmarkStart w:id="58" w:name="_Toc78905646"/>
      <w:r>
        <w:t>Fluxo Exceção</w:t>
      </w:r>
      <w:bookmarkEnd w:id="58"/>
      <w:r>
        <w:t xml:space="preserve"> </w:t>
      </w:r>
    </w:p>
    <w:p w:rsidR="00AA0B5A" w:rsidRPr="00AA0B5A" w:rsidRDefault="00AA0B5A" w:rsidP="00AA0B5A">
      <w:r>
        <w:t>N/A.</w:t>
      </w:r>
    </w:p>
    <w:p w:rsidR="00477061" w:rsidRDefault="00477061" w:rsidP="00477061">
      <w:pPr>
        <w:rPr>
          <w:b/>
        </w:rPr>
      </w:pPr>
    </w:p>
    <w:p w:rsidR="00477061" w:rsidRDefault="00477061" w:rsidP="00477061">
      <w:pPr>
        <w:rPr>
          <w:b/>
        </w:rPr>
      </w:pPr>
    </w:p>
    <w:p w:rsidR="00477061" w:rsidRDefault="00EB5468" w:rsidP="001A6426">
      <w:pPr>
        <w:pStyle w:val="Ttulo2"/>
      </w:pPr>
      <w:bookmarkStart w:id="59" w:name="_Toc78905647"/>
      <w:r>
        <w:t>UCS</w:t>
      </w:r>
      <w:r w:rsidR="00477061" w:rsidRPr="00CA000D">
        <w:t xml:space="preserve"> </w:t>
      </w:r>
      <w:r w:rsidR="00477061">
        <w:t>–</w:t>
      </w:r>
      <w:r w:rsidR="00477061" w:rsidRPr="00CA000D">
        <w:t xml:space="preserve"> </w:t>
      </w:r>
      <w:r w:rsidR="00C54125">
        <w:t>Suspender Usufruto de Licença Prêmio</w:t>
      </w:r>
      <w:bookmarkEnd w:id="59"/>
    </w:p>
    <w:p w:rsidR="00477061" w:rsidRDefault="00477061" w:rsidP="00477061">
      <w:pPr>
        <w:pStyle w:val="Ttulo3"/>
        <w:keepNext w:val="0"/>
        <w:widowControl w:val="0"/>
        <w:spacing w:before="120" w:line="240" w:lineRule="auto"/>
        <w:ind w:left="1620" w:hanging="900"/>
      </w:pPr>
      <w:bookmarkStart w:id="60" w:name="_Toc78905648"/>
      <w:r>
        <w:t>Fluxo Básico</w:t>
      </w:r>
      <w:bookmarkEnd w:id="60"/>
    </w:p>
    <w:p w:rsidR="001C3550" w:rsidRDefault="00C041DB" w:rsidP="001C3550">
      <w:pPr>
        <w:pStyle w:val="Ttulo4"/>
      </w:pPr>
      <w:r>
        <w:t>Após executar o caso de uso “</w:t>
      </w:r>
      <w:r>
        <w:fldChar w:fldCharType="begin"/>
      </w:r>
      <w:r>
        <w:instrText xml:space="preserve"> REF _Ref78892408 \h </w:instrText>
      </w:r>
      <w:r>
        <w:fldChar w:fldCharType="separate"/>
      </w:r>
      <w:r>
        <w:t>UCS</w:t>
      </w:r>
      <w:r w:rsidRPr="00CA000D">
        <w:t xml:space="preserve"> </w:t>
      </w:r>
      <w:r>
        <w:t>–</w:t>
      </w:r>
      <w:r w:rsidRPr="00CA000D">
        <w:t xml:space="preserve"> </w:t>
      </w:r>
      <w:r>
        <w:t>Listar Usufruto de Licença Prêmio</w:t>
      </w:r>
      <w:r>
        <w:fldChar w:fldCharType="end"/>
      </w:r>
      <w:r>
        <w:t>“ o</w:t>
      </w:r>
      <w:r w:rsidR="001C3550">
        <w:t xml:space="preserve"> </w:t>
      </w:r>
      <w:r>
        <w:t xml:space="preserve">ator seleciona um período de fruição e </w:t>
      </w:r>
      <w:r w:rsidR="001C3550">
        <w:t xml:space="preserve">solicita a funcionalidade de “Suspender </w:t>
      </w:r>
      <w:r>
        <w:t>Usufruto de Licença Prêmio”</w:t>
      </w:r>
      <w:r w:rsidR="001C3550">
        <w:t>.</w:t>
      </w:r>
    </w:p>
    <w:p w:rsidR="00C041DB" w:rsidRDefault="001C3550" w:rsidP="001C3550">
      <w:pPr>
        <w:pStyle w:val="Ttulo4"/>
      </w:pPr>
      <w:r>
        <w:t xml:space="preserve">O sistema </w:t>
      </w:r>
      <w:r w:rsidR="00C041DB">
        <w:t xml:space="preserve">valida as Regras de Negócio </w:t>
      </w:r>
      <w:r w:rsidR="00C041DB">
        <w:fldChar w:fldCharType="begin"/>
      </w:r>
      <w:r w:rsidR="00C041DB">
        <w:instrText xml:space="preserve"> REF _Ref78902123 \h </w:instrText>
      </w:r>
      <w:r w:rsidR="00C041DB">
        <w:fldChar w:fldCharType="separate"/>
      </w:r>
      <w:r w:rsidR="00C041DB">
        <w:t>RN021</w:t>
      </w:r>
      <w:r w:rsidR="00C041DB">
        <w:fldChar w:fldCharType="end"/>
      </w:r>
      <w:r w:rsidR="00C041DB">
        <w:t xml:space="preserve">, </w:t>
      </w:r>
      <w:r w:rsidR="00C041DB">
        <w:fldChar w:fldCharType="begin"/>
      </w:r>
      <w:r w:rsidR="00C041DB">
        <w:instrText xml:space="preserve"> REF _Ref78902125 \h </w:instrText>
      </w:r>
      <w:r w:rsidR="00C041DB">
        <w:fldChar w:fldCharType="separate"/>
      </w:r>
      <w:r w:rsidR="00C041DB">
        <w:t>RN022</w:t>
      </w:r>
      <w:r w:rsidR="00C041DB">
        <w:fldChar w:fldCharType="end"/>
      </w:r>
      <w:r w:rsidR="00C041DB">
        <w:t>.</w:t>
      </w:r>
    </w:p>
    <w:p w:rsidR="00147355" w:rsidRDefault="00147355" w:rsidP="00147355">
      <w:pPr>
        <w:pStyle w:val="Ttulo4"/>
      </w:pPr>
      <w:r>
        <w:t xml:space="preserve">O sistema exibe a tela da funcionalidade conforme </w:t>
      </w:r>
      <w:r>
        <w:fldChar w:fldCharType="begin"/>
      </w:r>
      <w:r>
        <w:instrText xml:space="preserve"> REF _Ref78902846 \h </w:instrText>
      </w:r>
      <w:r>
        <w:fldChar w:fldCharType="separate"/>
      </w:r>
      <w:r>
        <w:t>Tela 7</w:t>
      </w:r>
      <w:r>
        <w:fldChar w:fldCharType="end"/>
      </w:r>
      <w:r>
        <w:t>. O sistema exibe as informações básicas do período de usufruto. O formulário permite informar Motivo da suspensão e Origem (a pedido ou por interesse público).</w:t>
      </w:r>
    </w:p>
    <w:p w:rsidR="001C3550" w:rsidRDefault="001C3550" w:rsidP="001C3550">
      <w:pPr>
        <w:pStyle w:val="Ttulo4"/>
      </w:pPr>
      <w:r>
        <w:t>O ator informa os dados necessários e submete a operação.</w:t>
      </w:r>
    </w:p>
    <w:p w:rsidR="001C3550" w:rsidRDefault="001C3550" w:rsidP="001C3550">
      <w:pPr>
        <w:pStyle w:val="Ttulo4"/>
      </w:pPr>
      <w:r>
        <w:t>O sistema valida as inf</w:t>
      </w:r>
      <w:r w:rsidR="00147355">
        <w:t>ormações conforme as Regras de N</w:t>
      </w:r>
      <w:r w:rsidR="00AA0B5A">
        <w:t xml:space="preserve">egócio </w:t>
      </w:r>
      <w:r w:rsidR="00AA0B5A">
        <w:fldChar w:fldCharType="begin"/>
      </w:r>
      <w:r w:rsidR="00AA0B5A">
        <w:instrText xml:space="preserve"> REF _Ref78900377 \h </w:instrText>
      </w:r>
      <w:r w:rsidR="00AA0B5A">
        <w:fldChar w:fldCharType="separate"/>
      </w:r>
      <w:r w:rsidR="00AA0B5A">
        <w:t>RN012</w:t>
      </w:r>
      <w:r w:rsidR="00AA0B5A">
        <w:fldChar w:fldCharType="end"/>
      </w:r>
      <w:r w:rsidR="00AA0B5A">
        <w:t xml:space="preserve">, </w:t>
      </w:r>
      <w:r w:rsidR="00AA0B5A">
        <w:fldChar w:fldCharType="begin"/>
      </w:r>
      <w:r w:rsidR="00AA0B5A">
        <w:instrText xml:space="preserve"> REF _Ref78901263 \h </w:instrText>
      </w:r>
      <w:r w:rsidR="00AA0B5A">
        <w:fldChar w:fldCharType="separate"/>
      </w:r>
      <w:r w:rsidR="00AA0B5A">
        <w:t>RN014</w:t>
      </w:r>
      <w:r w:rsidR="00AA0B5A">
        <w:fldChar w:fldCharType="end"/>
      </w:r>
      <w:r w:rsidR="00AA0B5A">
        <w:t xml:space="preserve">, </w:t>
      </w:r>
      <w:r w:rsidR="00AA0B5A">
        <w:fldChar w:fldCharType="begin"/>
      </w:r>
      <w:r w:rsidR="00AA0B5A">
        <w:instrText xml:space="preserve"> REF _Ref78900398 \h </w:instrText>
      </w:r>
      <w:r w:rsidR="00AA0B5A">
        <w:fldChar w:fldCharType="separate"/>
      </w:r>
      <w:r w:rsidR="00AA0B5A">
        <w:t>RN015</w:t>
      </w:r>
      <w:r w:rsidR="00AA0B5A">
        <w:fldChar w:fldCharType="end"/>
      </w:r>
      <w:r w:rsidR="00AA0B5A">
        <w:t xml:space="preserve">, </w:t>
      </w:r>
      <w:r w:rsidR="00AA0B5A">
        <w:fldChar w:fldCharType="begin"/>
      </w:r>
      <w:r w:rsidR="00AA0B5A">
        <w:instrText xml:space="preserve"> REF _Ref78904247 \h </w:instrText>
      </w:r>
      <w:r w:rsidR="00AA0B5A">
        <w:fldChar w:fldCharType="separate"/>
      </w:r>
      <w:r w:rsidR="00AA0B5A">
        <w:t>RN020</w:t>
      </w:r>
      <w:r w:rsidR="00AA0B5A">
        <w:fldChar w:fldCharType="end"/>
      </w:r>
      <w:r w:rsidR="00AA0B5A">
        <w:t>.</w:t>
      </w:r>
    </w:p>
    <w:p w:rsidR="001C3550" w:rsidRDefault="001C3550" w:rsidP="001C3550">
      <w:pPr>
        <w:pStyle w:val="Ttulo4"/>
      </w:pPr>
      <w:r>
        <w:t>O sistema indica a situação do período de fruição como “Suspenso” e atualiza a data da situação do período de fruição.</w:t>
      </w:r>
    </w:p>
    <w:p w:rsidR="001C3550" w:rsidRDefault="001C3550" w:rsidP="001C3550">
      <w:pPr>
        <w:pStyle w:val="Ttulo4"/>
      </w:pPr>
      <w:r>
        <w:t xml:space="preserve">O sistema anula o histórico de afastamento </w:t>
      </w:r>
      <w:r w:rsidR="001A6426">
        <w:t>relacionado</w:t>
      </w:r>
      <w:r>
        <w:t>, executando o caso de uso “Anular Afastamento”, passando a identificação do afastamento.</w:t>
      </w:r>
    </w:p>
    <w:p w:rsidR="001C3550" w:rsidRDefault="001C3550" w:rsidP="001C3550">
      <w:pPr>
        <w:pStyle w:val="Ttulo4"/>
      </w:pPr>
      <w:r>
        <w:t xml:space="preserve">O sistema identifica todas as Interrupções associadas à Licença Prêmio, então anula todos os Afastamentos </w:t>
      </w:r>
      <w:r w:rsidR="001A6426">
        <w:t>relacionados com as</w:t>
      </w:r>
      <w:r>
        <w:t xml:space="preserve"> interrupções.</w:t>
      </w:r>
    </w:p>
    <w:p w:rsidR="001C3550" w:rsidRDefault="001C3550" w:rsidP="001C3550">
      <w:pPr>
        <w:pStyle w:val="Ttulo4"/>
      </w:pPr>
      <w:r>
        <w:t>O sistema processa a operação e exibe a mensagem "Operação efetuada com sucesso!".</w:t>
      </w:r>
    </w:p>
    <w:p w:rsidR="00477061" w:rsidRDefault="00477061" w:rsidP="00477061">
      <w:pPr>
        <w:pStyle w:val="Ttulo3"/>
        <w:keepNext w:val="0"/>
        <w:widowControl w:val="0"/>
        <w:spacing w:before="120" w:line="240" w:lineRule="auto"/>
        <w:ind w:left="1620" w:hanging="900"/>
      </w:pPr>
      <w:bookmarkStart w:id="61" w:name="_Toc78905649"/>
      <w:r>
        <w:t>Pos Condição</w:t>
      </w:r>
      <w:bookmarkEnd w:id="61"/>
      <w:r>
        <w:t xml:space="preserve"> </w:t>
      </w:r>
    </w:p>
    <w:p w:rsidR="00477061" w:rsidRDefault="00477061" w:rsidP="00633E7F">
      <w:pPr>
        <w:pStyle w:val="Ttulo4"/>
      </w:pPr>
      <w:r>
        <w:t>O sistema exibe a mensagem de sucesso</w:t>
      </w:r>
    </w:p>
    <w:p w:rsidR="00477061" w:rsidRPr="00D623B7" w:rsidRDefault="00477061" w:rsidP="00477061"/>
    <w:p w:rsidR="00477061" w:rsidRDefault="00477061" w:rsidP="00477061">
      <w:pPr>
        <w:pStyle w:val="Ttulo3"/>
        <w:keepNext w:val="0"/>
        <w:widowControl w:val="0"/>
        <w:spacing w:before="120" w:line="240" w:lineRule="auto"/>
        <w:ind w:left="1620" w:hanging="900"/>
      </w:pPr>
      <w:r>
        <w:t xml:space="preserve"> </w:t>
      </w:r>
      <w:bookmarkStart w:id="62" w:name="_Toc78905650"/>
      <w:r>
        <w:t>Fluxo Exceção</w:t>
      </w:r>
      <w:bookmarkEnd w:id="62"/>
      <w:r>
        <w:t xml:space="preserve"> </w:t>
      </w:r>
    </w:p>
    <w:p w:rsidR="00477061" w:rsidRDefault="00477061" w:rsidP="00633E7F">
      <w:pPr>
        <w:pStyle w:val="Ttulo4"/>
      </w:pPr>
      <w:r>
        <w:t xml:space="preserve">O ator solicita a pesquisa auxiliar de matrícula. </w:t>
      </w:r>
    </w:p>
    <w:p w:rsidR="00477061" w:rsidRDefault="00477061" w:rsidP="00477061">
      <w:pPr>
        <w:rPr>
          <w:b/>
        </w:rPr>
      </w:pPr>
    </w:p>
    <w:p w:rsidR="00477061" w:rsidRDefault="00477061" w:rsidP="00477061">
      <w:pPr>
        <w:rPr>
          <w:b/>
        </w:rPr>
      </w:pPr>
    </w:p>
    <w:p w:rsidR="00477061" w:rsidRPr="00477061" w:rsidRDefault="00477061" w:rsidP="00477061">
      <w:pPr>
        <w:rPr>
          <w:b/>
        </w:rPr>
      </w:pPr>
    </w:p>
    <w:p w:rsidR="00477061" w:rsidRPr="00477061" w:rsidRDefault="00477061" w:rsidP="00477061"/>
    <w:p w:rsidR="00CA000D" w:rsidRDefault="00CA000D" w:rsidP="00CA000D"/>
    <w:p w:rsidR="00CA000D" w:rsidRDefault="00CA000D" w:rsidP="00CA000D">
      <w:pPr>
        <w:pStyle w:val="Ttulo1"/>
        <w:keepNext w:val="0"/>
        <w:widowControl w:val="0"/>
        <w:spacing w:before="0" w:line="240" w:lineRule="auto"/>
        <w:ind w:left="540" w:hanging="540"/>
      </w:pPr>
      <w:bookmarkStart w:id="63" w:name="_Toc78905651"/>
      <w:r>
        <w:t>Regra de Negócio</w:t>
      </w:r>
      <w:bookmarkEnd w:id="63"/>
    </w:p>
    <w:p w:rsidR="00477061" w:rsidRDefault="00477061" w:rsidP="00AC4062"/>
    <w:p w:rsidR="00477061" w:rsidRDefault="00477061" w:rsidP="001A6426">
      <w:pPr>
        <w:pStyle w:val="Ttulo2"/>
      </w:pPr>
      <w:bookmarkStart w:id="64" w:name="_Ref78896485"/>
      <w:bookmarkStart w:id="65" w:name="_Toc78905652"/>
      <w:r>
        <w:t>RN001</w:t>
      </w:r>
      <w:bookmarkEnd w:id="64"/>
      <w:bookmarkEnd w:id="65"/>
    </w:p>
    <w:p w:rsidR="00477061" w:rsidRDefault="00477061" w:rsidP="00477061">
      <w:r>
        <w:t>Existência de motivo de afastamento temporário</w:t>
      </w:r>
    </w:p>
    <w:p w:rsidR="00477061" w:rsidRDefault="00477061" w:rsidP="00477061">
      <w:r>
        <w:t>O sistema verifica se existe um único motivo de afastamento temporário remunerado inerente a esta funcionalidade. Consultar no conceito “Histórico de Motivo de Afastamento Temporário”, que seja do tipo de vinculação igual a Vínculo, vigente (vigência ativa na data atual), com indicativo de motivo relacionado à licença prêmio, com tipo de funcionalidade para “Licença Prêmio” e indicativo de afastamento remunerado.</w:t>
      </w:r>
    </w:p>
    <w:p w:rsidR="00477061" w:rsidRDefault="00477061" w:rsidP="00477061">
      <w:pPr>
        <w:pStyle w:val="Ttulo3"/>
        <w:keepNext w:val="0"/>
        <w:widowControl w:val="0"/>
        <w:spacing w:before="120" w:line="240" w:lineRule="auto"/>
        <w:ind w:left="1620" w:hanging="900"/>
      </w:pPr>
      <w:bookmarkStart w:id="66" w:name="_Toc78905653"/>
      <w:r>
        <w:t>Fluxo Exceção Dados Inválidos</w:t>
      </w:r>
      <w:bookmarkEnd w:id="66"/>
    </w:p>
    <w:p w:rsidR="00477061" w:rsidRDefault="00477061" w:rsidP="00477061">
      <w:r>
        <w:t>O</w:t>
      </w:r>
      <w:r w:rsidRPr="00477061">
        <w:t xml:space="preserve"> sistema </w:t>
      </w:r>
      <w:r>
        <w:t>emite</w:t>
      </w:r>
      <w:r w:rsidRPr="00477061">
        <w:t xml:space="preserve"> a mensagem</w:t>
      </w:r>
      <w:r>
        <w:t xml:space="preserve"> de exceção</w:t>
      </w:r>
      <w:r w:rsidRPr="00477061">
        <w:t>: “Deve existir um único motivo de afastamento remunerado associado a esta funcionalidade.”</w:t>
      </w:r>
      <w:r>
        <w:t xml:space="preserve"> </w:t>
      </w:r>
    </w:p>
    <w:p w:rsidR="00477061" w:rsidRDefault="00477061" w:rsidP="00AC4062"/>
    <w:p w:rsidR="00477061" w:rsidRDefault="00477061" w:rsidP="00AC4062"/>
    <w:p w:rsidR="00477061" w:rsidRDefault="00477061" w:rsidP="001A6426">
      <w:pPr>
        <w:pStyle w:val="Ttulo2"/>
      </w:pPr>
      <w:bookmarkStart w:id="67" w:name="_Ref78896487"/>
      <w:bookmarkStart w:id="68" w:name="_Toc78905654"/>
      <w:r>
        <w:t>RN002</w:t>
      </w:r>
      <w:bookmarkEnd w:id="67"/>
      <w:bookmarkEnd w:id="68"/>
    </w:p>
    <w:p w:rsidR="00477061" w:rsidRDefault="00477061" w:rsidP="00477061">
      <w:r>
        <w:t>O sistema verifica se o “Período Aquisitivo de Licença Prêmio” referência possui o indicativo de obrigatoriedade de homologação. Caso possua, o sistema verifica se o mesmo está homologado.</w:t>
      </w:r>
    </w:p>
    <w:p w:rsidR="00477061" w:rsidRDefault="00477061" w:rsidP="00477061"/>
    <w:p w:rsidR="00477061" w:rsidRDefault="00477061" w:rsidP="00477061">
      <w:pPr>
        <w:pStyle w:val="Ttulo3"/>
        <w:keepNext w:val="0"/>
        <w:widowControl w:val="0"/>
        <w:spacing w:before="120" w:line="240" w:lineRule="auto"/>
        <w:ind w:left="1620" w:hanging="900"/>
      </w:pPr>
      <w:bookmarkStart w:id="69" w:name="_Toc78905655"/>
      <w:r>
        <w:t>Fluxo Exceção Dados Inválidos</w:t>
      </w:r>
      <w:bookmarkEnd w:id="69"/>
    </w:p>
    <w:p w:rsidR="00477061" w:rsidRDefault="00477061" w:rsidP="00477061">
      <w:r>
        <w:t xml:space="preserve">O </w:t>
      </w:r>
      <w:r w:rsidRPr="00477061">
        <w:t>sistema exibe a mensagem "O período aquisitivo inerente ao usufruto</w:t>
      </w:r>
      <w:r>
        <w:t xml:space="preserve"> está pendente de homologação."</w:t>
      </w:r>
    </w:p>
    <w:p w:rsidR="00477061" w:rsidRDefault="00477061" w:rsidP="00AC4062"/>
    <w:p w:rsidR="00477061" w:rsidRDefault="00477061" w:rsidP="00AC4062"/>
    <w:p w:rsidR="00477061" w:rsidRDefault="00477061" w:rsidP="001A6426">
      <w:pPr>
        <w:pStyle w:val="Ttulo2"/>
      </w:pPr>
      <w:bookmarkStart w:id="70" w:name="_Ref78896490"/>
      <w:bookmarkStart w:id="71" w:name="_Toc78905656"/>
      <w:r>
        <w:t>RN003</w:t>
      </w:r>
      <w:bookmarkEnd w:id="70"/>
      <w:bookmarkEnd w:id="71"/>
    </w:p>
    <w:p w:rsidR="00477061" w:rsidRDefault="00477061" w:rsidP="00477061">
      <w:r w:rsidRPr="00477061">
        <w:t>O sistema verifica nas “Regras de Usufruto - Suspensão”, se existe algum dia do período da Licença Prêmio dentro de um período de suspensão.</w:t>
      </w:r>
    </w:p>
    <w:p w:rsidR="00477061" w:rsidRDefault="00477061" w:rsidP="00477061">
      <w:pPr>
        <w:pStyle w:val="Ttulo3"/>
        <w:keepNext w:val="0"/>
        <w:widowControl w:val="0"/>
        <w:spacing w:before="120" w:line="240" w:lineRule="auto"/>
        <w:ind w:left="1620" w:hanging="900"/>
      </w:pPr>
      <w:bookmarkStart w:id="72" w:name="_Toc78905657"/>
      <w:r>
        <w:t>Fluxo Exceção Dados Inválidos</w:t>
      </w:r>
      <w:bookmarkEnd w:id="72"/>
    </w:p>
    <w:p w:rsidR="00477061" w:rsidRDefault="008D3551" w:rsidP="00AC4062">
      <w:r w:rsidRPr="008D3551">
        <w:t>Caso possua algum dia não permitido, o sistema exibe mensagem MSG1101 “Não é permitido usufruto quando algum dia da data programada estiver dentro de um período de usufruto suspenso”</w:t>
      </w:r>
      <w:r>
        <w:t>.</w:t>
      </w:r>
    </w:p>
    <w:p w:rsidR="00477061" w:rsidRDefault="00477061" w:rsidP="00AC4062"/>
    <w:p w:rsidR="00477061" w:rsidRDefault="008D3551" w:rsidP="001A6426">
      <w:pPr>
        <w:pStyle w:val="Ttulo2"/>
      </w:pPr>
      <w:bookmarkStart w:id="73" w:name="_Ref78896491"/>
      <w:bookmarkStart w:id="74" w:name="_Toc78905658"/>
      <w:r>
        <w:t>RN004</w:t>
      </w:r>
      <w:bookmarkEnd w:id="73"/>
      <w:bookmarkEnd w:id="74"/>
    </w:p>
    <w:p w:rsidR="008D3551" w:rsidRDefault="008D3551" w:rsidP="008D3551">
      <w:r>
        <w:t>O sistema verifica nas “Regras de Usufruto” se é permitido o usufruto no mês de fruição e ainda se no mês excede o percentual permitido de pessoas, considerando os tipos de Unidade Organizacionais.</w:t>
      </w:r>
    </w:p>
    <w:p w:rsidR="008D3551" w:rsidRDefault="008D3551" w:rsidP="008D3551"/>
    <w:p w:rsidR="008D3551" w:rsidRDefault="008D3551" w:rsidP="008D3551">
      <w:r>
        <w:t>Detalhamento da regra de negócio:</w:t>
      </w:r>
    </w:p>
    <w:p w:rsidR="008D3551" w:rsidRDefault="008D3551" w:rsidP="008D3551">
      <w:r>
        <w:t>Com Tipo de Unidade Organizacional definido nas regras de usufruto:</w:t>
      </w:r>
    </w:p>
    <w:p w:rsidR="008D3551" w:rsidRDefault="008D3551" w:rsidP="008D3551">
      <w:r>
        <w:t xml:space="preserve">- Se possuir Tipo de Unidade Organizacional definido no conceito “Tipo de Unidades Organizacionais do Usufruto”, consultar a Unidade Organizacional do Vínculo do servidor. </w:t>
      </w:r>
    </w:p>
    <w:p w:rsidR="008D3551" w:rsidRDefault="008D3551" w:rsidP="008D3551">
      <w:r>
        <w:t>- Caso o Tipo da Unidade Organizacional do servidor seja um dos “Tipo de Unidades Organizacionais do Usufruto”, prosseguir, senão desconsiderar, pois não existe regra definida para este tipo de Unidade Organizacional.</w:t>
      </w:r>
    </w:p>
    <w:p w:rsidR="008D3551" w:rsidRDefault="008D3551" w:rsidP="008D3551">
      <w:r>
        <w:t>- Verificar no “Quadro Mensal Máximo de Servidores Permitidos a Usufruir a Licença Prêmio” para o mês da licença prêmio a Opção definida, que pode ser: 1: Sem restrições; 2: Fruição não permitida, exibir mensagem MSG1106 “Não é permitido fruição para o mês programado” ou; 3: Percentual permitido, necessário identificar os servidores:</w:t>
      </w:r>
    </w:p>
    <w:p w:rsidR="008D3551" w:rsidRDefault="008D3551" w:rsidP="008D3551">
      <w:r>
        <w:t>- Contar o número de servidores do Órgão do servidor quando não foi definido “Tipo de Unidade Organizacional”, senão contar o número de servidores da Unidade Organizacional do servidor, considerando somente os com situação previdenciária ativa. (Numero Total Servidores)</w:t>
      </w:r>
    </w:p>
    <w:p w:rsidR="008D3551" w:rsidRDefault="008D3551" w:rsidP="008D3551">
      <w:r>
        <w:t>- Contar o número de servidores que possuem “Licença Prêmio” com data de início de fruição no mês, considerando somente as fruições  com situação diferente de suspenso e ativas, no Órgão ou na Unidade Organizacional fizer parte de restrição por tipo de Unidade Organizacional. (Número Licenças Prêmios).</w:t>
      </w:r>
    </w:p>
    <w:p w:rsidR="00477061" w:rsidRDefault="008D3551" w:rsidP="008D3551">
      <w:r>
        <w:t>- Se ((Número Licenças Prêmios +1) / Número Total Servidores) * 100 for superior ao percentual permitido, levantar exceção de mensagem MSG0355 “Percentual máximo de servidores com usufruto no período foi excedido”.</w:t>
      </w:r>
    </w:p>
    <w:p w:rsidR="00477061" w:rsidRDefault="00477061" w:rsidP="00477061">
      <w:pPr>
        <w:pStyle w:val="Ttulo3"/>
        <w:keepNext w:val="0"/>
        <w:widowControl w:val="0"/>
        <w:spacing w:before="120" w:line="240" w:lineRule="auto"/>
        <w:ind w:left="1620" w:hanging="900"/>
      </w:pPr>
      <w:bookmarkStart w:id="75" w:name="_Toc78905659"/>
      <w:r>
        <w:t>Fluxo Exceção Dados Inválidos</w:t>
      </w:r>
      <w:bookmarkEnd w:id="75"/>
    </w:p>
    <w:p w:rsidR="00477061" w:rsidRDefault="00477061" w:rsidP="00477061">
      <w:r>
        <w:t>O</w:t>
      </w:r>
      <w:r w:rsidR="008D3551">
        <w:t xml:space="preserve"> sistema emite o alerta de erro.</w:t>
      </w:r>
    </w:p>
    <w:p w:rsidR="00477061" w:rsidRDefault="00477061" w:rsidP="00AC4062"/>
    <w:p w:rsidR="00477061" w:rsidRDefault="00477061" w:rsidP="00AC4062"/>
    <w:p w:rsidR="00477061" w:rsidRDefault="008D3551" w:rsidP="001A6426">
      <w:pPr>
        <w:pStyle w:val="Ttulo2"/>
      </w:pPr>
      <w:bookmarkStart w:id="76" w:name="_Ref78896497"/>
      <w:bookmarkStart w:id="77" w:name="_Toc78905660"/>
      <w:r>
        <w:t>RN005</w:t>
      </w:r>
      <w:bookmarkEnd w:id="76"/>
      <w:bookmarkEnd w:id="77"/>
    </w:p>
    <w:p w:rsidR="008D3551" w:rsidRDefault="008D3551" w:rsidP="008D3551">
      <w:r>
        <w:t>Verificar exigência de carência. De acordo com as “Regras do Usufruto” e baseado na data da conquista do servidor, não permitir o usufruto caso o tempo de carência, após a data da conquista não seja respeitado. O sistema recupera o parâmetro que determina “o tempo de carência para usufruto”, executando o caso de uso “Consultar Regras de Usufruto”, passando a identificação do Órgão, Item de Carreira*, data atual como “data referência”, “data de conquista” e tipo de licença.</w:t>
      </w:r>
    </w:p>
    <w:p w:rsidR="00477061" w:rsidRDefault="008D3551" w:rsidP="008D3551">
      <w:r>
        <w:t xml:space="preserve">Caso possua tempo de carência definido, o sistema verifica se a soma da quantidade de tempo de carência (Anos/Meses/Dias) à data de conquista do servidor é superior a data inicial de fruição. </w:t>
      </w:r>
    </w:p>
    <w:p w:rsidR="00477061" w:rsidRDefault="00477061" w:rsidP="00477061">
      <w:pPr>
        <w:pStyle w:val="Ttulo3"/>
        <w:keepNext w:val="0"/>
        <w:widowControl w:val="0"/>
        <w:spacing w:before="120" w:line="240" w:lineRule="auto"/>
        <w:ind w:left="1620" w:hanging="900"/>
      </w:pPr>
      <w:bookmarkStart w:id="78" w:name="_Toc78905661"/>
      <w:r>
        <w:t>Fluxo Exceção Dados Inválidos</w:t>
      </w:r>
      <w:bookmarkEnd w:id="78"/>
    </w:p>
    <w:p w:rsidR="00477061" w:rsidRDefault="00477061" w:rsidP="00477061">
      <w:r>
        <w:t xml:space="preserve">O sistema emite o alerta de erro </w:t>
      </w:r>
      <w:r w:rsidR="008D3551">
        <w:t>"O tempo de carência após a data da conquista não foi respeitado".</w:t>
      </w:r>
    </w:p>
    <w:p w:rsidR="00477061" w:rsidRDefault="00477061" w:rsidP="00AC4062"/>
    <w:p w:rsidR="00477061" w:rsidRDefault="00477061" w:rsidP="00AC4062"/>
    <w:p w:rsidR="00477061" w:rsidRDefault="008D3551" w:rsidP="001A6426">
      <w:pPr>
        <w:pStyle w:val="Ttulo2"/>
      </w:pPr>
      <w:bookmarkStart w:id="79" w:name="_Ref78896499"/>
      <w:bookmarkStart w:id="80" w:name="_Toc78905662"/>
      <w:r>
        <w:t>RN006</w:t>
      </w:r>
      <w:bookmarkEnd w:id="79"/>
      <w:bookmarkEnd w:id="80"/>
    </w:p>
    <w:p w:rsidR="008D3551" w:rsidRDefault="008D3551" w:rsidP="008D3551">
      <w:r>
        <w:t>Verifica máximo de dias de usufruto no ano. O sistema verifica nos parâmetros de regras de usufruto, a partir da data de conquista do servidor, aquela que esteja dentro do período da regra de conquista. Caso encontre, o sistema verifica se foi definido “Quantidade máxima de dias a cada ano permitido a usufruir”.  Executar o caso de uso “Consultar Regras de Usufruto”, passando a identificação do Órgão, Item de Carreira*, data atual como “data referência”, “data de conquista” e tipo de licença.</w:t>
      </w:r>
    </w:p>
    <w:p w:rsidR="008D3551" w:rsidRDefault="008D3551" w:rsidP="008D3551">
      <w:r>
        <w:t>Caso tenha sido definido, consultar todas as “Licenças Prêmios” no ano da “data inicial de fruição” que esteja entre (01/Janeiro e 31/Dezembro), ativas e não suspensas, descontando os possíveis dias interrompidos para estas licenças prêmios. Atenção para aquelas fruições que cruzam o ano (31 dias: 10/12/2007 à 10/01/2008) que nesta fruição no ano teve 21 dias.</w:t>
      </w:r>
    </w:p>
    <w:p w:rsidR="00477061" w:rsidRDefault="00477061" w:rsidP="00477061">
      <w:pPr>
        <w:pStyle w:val="Ttulo3"/>
        <w:keepNext w:val="0"/>
        <w:widowControl w:val="0"/>
        <w:spacing w:before="120" w:line="240" w:lineRule="auto"/>
        <w:ind w:left="1620" w:hanging="900"/>
      </w:pPr>
      <w:bookmarkStart w:id="81" w:name="_Toc78905663"/>
      <w:r>
        <w:t>Fluxo Exceção Dados Inválidos</w:t>
      </w:r>
      <w:bookmarkEnd w:id="81"/>
    </w:p>
    <w:p w:rsidR="00477061" w:rsidRDefault="00477061" w:rsidP="00477061">
      <w:r>
        <w:t xml:space="preserve">O sistema emite o alerta de erro </w:t>
      </w:r>
      <w:r w:rsidR="008D3551">
        <w:t>“A quantidade de dias programados não respeitou a quantidade mínima, máxima ou exigida das regras de usufruto”.</w:t>
      </w:r>
    </w:p>
    <w:p w:rsidR="00477061" w:rsidRDefault="00477061" w:rsidP="00AC4062"/>
    <w:p w:rsidR="00477061" w:rsidRDefault="00477061" w:rsidP="00AC4062"/>
    <w:p w:rsidR="00477061" w:rsidRDefault="008D3551" w:rsidP="001A6426">
      <w:pPr>
        <w:pStyle w:val="Ttulo2"/>
      </w:pPr>
      <w:bookmarkStart w:id="82" w:name="_Ref78896509"/>
      <w:bookmarkStart w:id="83" w:name="_Toc78905664"/>
      <w:r>
        <w:t>RN007</w:t>
      </w:r>
      <w:bookmarkEnd w:id="82"/>
      <w:bookmarkEnd w:id="83"/>
    </w:p>
    <w:p w:rsidR="00477061" w:rsidRDefault="008D3551" w:rsidP="00477061">
      <w:r w:rsidRPr="008D3551">
        <w:t>O sistema recupera os parâmetros que determinam a quantidade mínima/máximo de dias que podem ser usufruídos, executando o caso de uso “Consultar Regras de Usufruto”, passando a identificação do Órgão, Item de Carreira*, data atual como “data referência”, “data de conquista” e tipo de licença.</w:t>
      </w:r>
    </w:p>
    <w:p w:rsidR="00477061" w:rsidRDefault="00477061" w:rsidP="00477061">
      <w:pPr>
        <w:pStyle w:val="Ttulo3"/>
        <w:keepNext w:val="0"/>
        <w:widowControl w:val="0"/>
        <w:spacing w:before="120" w:line="240" w:lineRule="auto"/>
        <w:ind w:left="1620" w:hanging="900"/>
      </w:pPr>
      <w:bookmarkStart w:id="84" w:name="_Toc78905665"/>
      <w:r>
        <w:t>Fluxo Exceção Dados Inválidos</w:t>
      </w:r>
      <w:bookmarkEnd w:id="84"/>
    </w:p>
    <w:p w:rsidR="00477061" w:rsidRDefault="008D3551" w:rsidP="00AC4062">
      <w:r w:rsidRPr="008D3551">
        <w:t>Caso o número de dias seja inferior ao mínimo ou superior ao máximo, o sistema levanta mensagem de exceção “A quantidade de dias programados não respeitou a quantidade mínima, máxima ou exigida das regras de usufruto.”</w:t>
      </w:r>
    </w:p>
    <w:p w:rsidR="00477061" w:rsidRDefault="00477061" w:rsidP="00AC4062"/>
    <w:p w:rsidR="00477061" w:rsidRDefault="00477061" w:rsidP="001A6426">
      <w:pPr>
        <w:pStyle w:val="Ttulo2"/>
      </w:pPr>
      <w:bookmarkStart w:id="85" w:name="_Ref78896510"/>
      <w:bookmarkStart w:id="86" w:name="_Toc78905666"/>
      <w:r>
        <w:t>R</w:t>
      </w:r>
      <w:r w:rsidR="008D3551">
        <w:t>N008</w:t>
      </w:r>
      <w:bookmarkEnd w:id="85"/>
      <w:bookmarkEnd w:id="86"/>
    </w:p>
    <w:p w:rsidR="008D3551" w:rsidRDefault="008D3551" w:rsidP="008D3551">
      <w:r>
        <w:t>Verificar necessidade de confirmação de Dia Útil. O sistema recupera o parâmetro que determina “dia útil para início da fruição”, executando o caso de uso “Consultar Regras de Usufruto”, passando a identificação do Órgão, Item de Carreira*, data atual como “data referência”, “data de conquista” e tipo de licença.</w:t>
      </w:r>
    </w:p>
    <w:p w:rsidR="00477061" w:rsidRDefault="008D3551" w:rsidP="008D3551">
      <w:r>
        <w:t>Este dia  útil, é o ideal, não sendo obrigatório.</w:t>
      </w:r>
    </w:p>
    <w:p w:rsidR="00477061" w:rsidRDefault="00477061" w:rsidP="00477061">
      <w:pPr>
        <w:pStyle w:val="Ttulo3"/>
        <w:keepNext w:val="0"/>
        <w:widowControl w:val="0"/>
        <w:spacing w:before="120" w:line="240" w:lineRule="auto"/>
        <w:ind w:left="1620" w:hanging="900"/>
      </w:pPr>
      <w:bookmarkStart w:id="87" w:name="_Toc78905667"/>
      <w:r>
        <w:t>Fluxo Exceção Dados Inválidos</w:t>
      </w:r>
      <w:bookmarkEnd w:id="87"/>
    </w:p>
    <w:p w:rsidR="00477061" w:rsidRDefault="008D3551" w:rsidP="00477061">
      <w:r w:rsidRPr="008D3551">
        <w:t>Se não é dia útil, na data inicial de fruição, é solicitado ao ator a confirmação com a mensagem MSG1101 “O dia da data inicial de fruição não é o dia útil para início da fruição. Deseja registrar a fruição?”.</w:t>
      </w:r>
      <w:r w:rsidR="00477061">
        <w:t xml:space="preserve"> </w:t>
      </w:r>
    </w:p>
    <w:p w:rsidR="00477061" w:rsidRDefault="00477061" w:rsidP="00AC4062"/>
    <w:p w:rsidR="00477061" w:rsidRDefault="00477061" w:rsidP="00AC4062"/>
    <w:p w:rsidR="00477061" w:rsidRDefault="008D3551" w:rsidP="001A6426">
      <w:pPr>
        <w:pStyle w:val="Ttulo2"/>
      </w:pPr>
      <w:bookmarkStart w:id="88" w:name="_Ref78896515"/>
      <w:bookmarkStart w:id="89" w:name="_Toc78905668"/>
      <w:r>
        <w:t>RN009</w:t>
      </w:r>
      <w:bookmarkEnd w:id="88"/>
      <w:bookmarkEnd w:id="89"/>
    </w:p>
    <w:p w:rsidR="008D3551" w:rsidRDefault="008D3551" w:rsidP="008D3551">
      <w:r>
        <w:t xml:space="preserve">O servidor deve ter saldo de dias de licença prêmio para usufruir. </w:t>
      </w:r>
    </w:p>
    <w:p w:rsidR="008D3551" w:rsidRDefault="008D3551" w:rsidP="008D3551">
      <w:r>
        <w:t>Quando for uma alteração este período pode ser alterado, o que justifica a validação nesta operação.</w:t>
      </w:r>
    </w:p>
    <w:p w:rsidR="00477061" w:rsidRDefault="008D3551" w:rsidP="008D3551">
      <w:r>
        <w:t>Para identificar o saldo de dias permitidos a usufruir, executar o caso de uso “Consultar Saldo de Dias Período Aquisitivo” passando a identificação do “Período Aquisitivo” do servidor e indicativo para calcular o saldo.</w:t>
      </w:r>
    </w:p>
    <w:p w:rsidR="00477061" w:rsidRDefault="00477061" w:rsidP="00477061">
      <w:pPr>
        <w:pStyle w:val="Ttulo3"/>
        <w:keepNext w:val="0"/>
        <w:widowControl w:val="0"/>
        <w:spacing w:before="120" w:line="240" w:lineRule="auto"/>
        <w:ind w:left="1620" w:hanging="900"/>
      </w:pPr>
      <w:bookmarkStart w:id="90" w:name="_Toc78905669"/>
      <w:r>
        <w:t>Fluxo Exceção Dados Inválidos</w:t>
      </w:r>
      <w:bookmarkEnd w:id="90"/>
    </w:p>
    <w:p w:rsidR="00477061" w:rsidRDefault="008D3551" w:rsidP="00AC4062">
      <w:r>
        <w:t>Caso o servidor não possua saldo de dias, levantar a exceção de mensagem MSG0653: “O servidor não possui saldo de dias a usufruir”.</w:t>
      </w:r>
    </w:p>
    <w:p w:rsidR="00477061" w:rsidRDefault="00477061" w:rsidP="00AC4062"/>
    <w:p w:rsidR="00477061" w:rsidRDefault="008D3551" w:rsidP="001A6426">
      <w:pPr>
        <w:pStyle w:val="Ttulo2"/>
      </w:pPr>
      <w:bookmarkStart w:id="91" w:name="_Ref78896516"/>
      <w:bookmarkStart w:id="92" w:name="_Toc78905670"/>
      <w:r>
        <w:t>RN010</w:t>
      </w:r>
      <w:bookmarkEnd w:id="91"/>
      <w:bookmarkEnd w:id="92"/>
    </w:p>
    <w:p w:rsidR="003A2780" w:rsidRDefault="003A2780" w:rsidP="003A2780">
      <w:r>
        <w:t xml:space="preserve">Verificar se a Licença Prêmio é a mais antiga. A inclusão de uma programação deve se referir ao mais antigo Período Aquisitivo com saldo de dias de licença prêmio a usufruir. </w:t>
      </w:r>
    </w:p>
    <w:p w:rsidR="003A2780" w:rsidRDefault="003A2780" w:rsidP="003A2780"/>
    <w:p w:rsidR="00477061" w:rsidRDefault="003A2780" w:rsidP="003A2780">
      <w:r>
        <w:t xml:space="preserve">- Consultar os Períodos Aquisitivos do vínculo do servidor com situação conquistada ou perdida e tipo de licença que possua saldo de dias a usufruir. </w:t>
      </w:r>
      <w:r w:rsidR="00477061">
        <w:t>O sistema valida os dados</w:t>
      </w:r>
    </w:p>
    <w:p w:rsidR="00477061" w:rsidRDefault="00477061" w:rsidP="00477061">
      <w:pPr>
        <w:pStyle w:val="Ttulo3"/>
        <w:keepNext w:val="0"/>
        <w:widowControl w:val="0"/>
        <w:spacing w:before="120" w:line="240" w:lineRule="auto"/>
        <w:ind w:left="1620" w:hanging="900"/>
      </w:pPr>
      <w:bookmarkStart w:id="93" w:name="_Toc78905671"/>
      <w:r>
        <w:t>Fluxo Exceção Dados Inválidos</w:t>
      </w:r>
      <w:bookmarkEnd w:id="93"/>
    </w:p>
    <w:p w:rsidR="00477061" w:rsidRDefault="003A2780" w:rsidP="00477061">
      <w:r w:rsidRPr="003A2780">
        <w:t>Se foi definido uma fruição para um Período Aquisitivo que não seja o mais antigo, levantar exceção de mensagem “Não é possível incluir uma fruição que não se refere ao</w:t>
      </w:r>
      <w:r>
        <w:t xml:space="preserve"> mais antigo período aquisitivo</w:t>
      </w:r>
      <w:r w:rsidRPr="003A2780">
        <w:t>”. Usar a data de conquista para identificar o mais antigo.</w:t>
      </w:r>
    </w:p>
    <w:p w:rsidR="00477061" w:rsidRDefault="00477061" w:rsidP="00AC4062"/>
    <w:p w:rsidR="00477061" w:rsidRDefault="00477061" w:rsidP="00AC4062"/>
    <w:p w:rsidR="00477061" w:rsidRDefault="003A2780" w:rsidP="001A6426">
      <w:pPr>
        <w:pStyle w:val="Ttulo2"/>
      </w:pPr>
      <w:bookmarkStart w:id="94" w:name="_Ref78896524"/>
      <w:bookmarkStart w:id="95" w:name="_Toc78905672"/>
      <w:r>
        <w:t>RN011</w:t>
      </w:r>
      <w:bookmarkEnd w:id="94"/>
      <w:bookmarkEnd w:id="95"/>
    </w:p>
    <w:p w:rsidR="00477061" w:rsidRDefault="003A2780" w:rsidP="003A2780">
      <w:r>
        <w:t>Verifica afastamento definitivo do servidor. O sistema verifica se o vínculo do servidor possui registro de “Afastamento do Vínculo” com tipo de afastamento definitivo e ativo (não anulado), executando o caso de uso “Verificar Afastamento”, passando a identificação do Vínculo do servidor. Caso retorna histórico o sistema verifica se o indicativo afastamento do tipo igual a definitivo.</w:t>
      </w:r>
    </w:p>
    <w:p w:rsidR="00477061" w:rsidRDefault="00477061" w:rsidP="00477061">
      <w:pPr>
        <w:pStyle w:val="Ttulo3"/>
        <w:keepNext w:val="0"/>
        <w:widowControl w:val="0"/>
        <w:spacing w:before="120" w:line="240" w:lineRule="auto"/>
        <w:ind w:left="1620" w:hanging="900"/>
      </w:pPr>
      <w:bookmarkStart w:id="96" w:name="_Toc78905673"/>
      <w:r>
        <w:t>Fluxo Exceção Dados Inválidos</w:t>
      </w:r>
      <w:bookmarkEnd w:id="96"/>
    </w:p>
    <w:p w:rsidR="00477061" w:rsidRDefault="003A2780" w:rsidP="00AC4062">
      <w:r>
        <w:t>C</w:t>
      </w:r>
      <w:r w:rsidRPr="003A2780">
        <w:t>aso possua o sistema levanta a exceção mensagem "O vínculo do servidor não pode e</w:t>
      </w:r>
      <w:r>
        <w:t>star afastado definitivamente."</w:t>
      </w:r>
    </w:p>
    <w:p w:rsidR="00477061" w:rsidRDefault="00477061" w:rsidP="00AC4062"/>
    <w:p w:rsidR="00477061" w:rsidRDefault="003A2780" w:rsidP="001A6426">
      <w:pPr>
        <w:pStyle w:val="Ttulo2"/>
      </w:pPr>
      <w:bookmarkStart w:id="97" w:name="_Ref78900377"/>
      <w:bookmarkStart w:id="98" w:name="_Toc78905674"/>
      <w:r>
        <w:t>RN012</w:t>
      </w:r>
      <w:bookmarkEnd w:id="97"/>
      <w:bookmarkEnd w:id="98"/>
    </w:p>
    <w:p w:rsidR="00477061" w:rsidRDefault="003A2780" w:rsidP="00477061">
      <w:r w:rsidRPr="003A2780">
        <w:t>Verifica existência de substituição do servidor</w:t>
      </w:r>
      <w:r>
        <w:t>:</w:t>
      </w:r>
    </w:p>
    <w:p w:rsidR="003A2780" w:rsidRPr="003A2780" w:rsidRDefault="003A2780" w:rsidP="003A2780">
      <w:pPr>
        <w:rPr>
          <w:b/>
        </w:rPr>
      </w:pPr>
      <w:r w:rsidRPr="003A2780">
        <w:rPr>
          <w:b/>
        </w:rPr>
        <w:t>Interrupção</w:t>
      </w:r>
    </w:p>
    <w:p w:rsidR="003A2780" w:rsidRDefault="003A2780" w:rsidP="003A2780">
      <w:r>
        <w:t xml:space="preserve">Caso se tratar de uma interrupção definitiva, ou seja, não foi informado o número de dias de interrupção, não pode haver nenhuma substituição para o servidor de licença prêmio, no período do usufruto interrompido. O período considerado é data fim de fuição da Licença Prêmio menos a “data de interrupção”. </w:t>
      </w:r>
    </w:p>
    <w:p w:rsidR="003A2780" w:rsidRDefault="003A2780" w:rsidP="003A2780"/>
    <w:p w:rsidR="003A2780" w:rsidRDefault="003A2780" w:rsidP="003A2780">
      <w:r>
        <w:t xml:space="preserve">Exemplo: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70"/>
        <w:gridCol w:w="2208"/>
        <w:gridCol w:w="2156"/>
      </w:tblGrid>
      <w:tr w:rsidR="003A2780" w:rsidTr="003A2780">
        <w:trPr>
          <w:jc w:val="center"/>
        </w:trPr>
        <w:tc>
          <w:tcPr>
            <w:tcW w:w="1970" w:type="dxa"/>
          </w:tcPr>
          <w:p w:rsidR="003A2780" w:rsidRDefault="003A2780" w:rsidP="00356AC8">
            <w:pPr>
              <w:ind w:left="0"/>
              <w:rPr>
                <w:b/>
                <w:bCs/>
              </w:rPr>
            </w:pPr>
            <w:r>
              <w:rPr>
                <w:b/>
                <w:bCs/>
              </w:rPr>
              <w:t xml:space="preserve">Descrição </w:t>
            </w:r>
          </w:p>
        </w:tc>
        <w:tc>
          <w:tcPr>
            <w:tcW w:w="2208" w:type="dxa"/>
          </w:tcPr>
          <w:p w:rsidR="003A2780" w:rsidRDefault="003A2780" w:rsidP="00356AC8">
            <w:pPr>
              <w:ind w:left="0"/>
              <w:rPr>
                <w:b/>
                <w:bCs/>
              </w:rPr>
            </w:pPr>
            <w:r>
              <w:rPr>
                <w:b/>
                <w:bCs/>
              </w:rPr>
              <w:t>Data inicial/interrupção</w:t>
            </w:r>
          </w:p>
        </w:tc>
        <w:tc>
          <w:tcPr>
            <w:tcW w:w="2156" w:type="dxa"/>
          </w:tcPr>
          <w:p w:rsidR="003A2780" w:rsidRDefault="003A2780" w:rsidP="00356AC8">
            <w:pPr>
              <w:ind w:left="0"/>
              <w:rPr>
                <w:b/>
                <w:bCs/>
              </w:rPr>
            </w:pPr>
            <w:r>
              <w:rPr>
                <w:b/>
                <w:bCs/>
              </w:rPr>
              <w:t>Data final/ dias interrompidos</w:t>
            </w:r>
          </w:p>
        </w:tc>
      </w:tr>
      <w:tr w:rsidR="003A2780" w:rsidTr="003A2780">
        <w:trPr>
          <w:jc w:val="center"/>
        </w:trPr>
        <w:tc>
          <w:tcPr>
            <w:tcW w:w="1970" w:type="dxa"/>
          </w:tcPr>
          <w:p w:rsidR="003A2780" w:rsidRDefault="003A2780" w:rsidP="00356AC8">
            <w:pPr>
              <w:ind w:left="0"/>
            </w:pPr>
            <w:r>
              <w:t>Período de fruição da Licença Prêmio</w:t>
            </w:r>
          </w:p>
        </w:tc>
        <w:tc>
          <w:tcPr>
            <w:tcW w:w="2208" w:type="dxa"/>
          </w:tcPr>
          <w:p w:rsidR="003A2780" w:rsidRDefault="003A2780" w:rsidP="00356AC8">
            <w:pPr>
              <w:ind w:left="0"/>
            </w:pPr>
            <w:r>
              <w:t>01/01/2007</w:t>
            </w:r>
          </w:p>
        </w:tc>
        <w:tc>
          <w:tcPr>
            <w:tcW w:w="2156" w:type="dxa"/>
          </w:tcPr>
          <w:p w:rsidR="003A2780" w:rsidRDefault="003A2780" w:rsidP="00356AC8">
            <w:pPr>
              <w:ind w:left="0"/>
            </w:pPr>
            <w:r>
              <w:t>31/01/2007</w:t>
            </w:r>
          </w:p>
        </w:tc>
      </w:tr>
      <w:tr w:rsidR="003A2780" w:rsidTr="003A2780">
        <w:trPr>
          <w:jc w:val="center"/>
        </w:trPr>
        <w:tc>
          <w:tcPr>
            <w:tcW w:w="1970" w:type="dxa"/>
          </w:tcPr>
          <w:p w:rsidR="003A2780" w:rsidRDefault="003A2780" w:rsidP="00356AC8">
            <w:pPr>
              <w:ind w:left="0"/>
            </w:pPr>
            <w:r>
              <w:t>Data de interrupção</w:t>
            </w:r>
          </w:p>
        </w:tc>
        <w:tc>
          <w:tcPr>
            <w:tcW w:w="2208" w:type="dxa"/>
          </w:tcPr>
          <w:p w:rsidR="003A2780" w:rsidRDefault="003A2780" w:rsidP="00356AC8">
            <w:pPr>
              <w:ind w:left="0"/>
            </w:pPr>
            <w:r>
              <w:t>15/01/2007</w:t>
            </w:r>
          </w:p>
        </w:tc>
        <w:tc>
          <w:tcPr>
            <w:tcW w:w="2156" w:type="dxa"/>
          </w:tcPr>
          <w:p w:rsidR="003A2780" w:rsidRDefault="003A2780" w:rsidP="00356AC8">
            <w:pPr>
              <w:ind w:left="0"/>
            </w:pPr>
            <w:r>
              <w:t xml:space="preserve">(31/01/2007 - 15/01/2007) = </w:t>
            </w:r>
            <w:r w:rsidRPr="00E06085">
              <w:t>16</w:t>
            </w:r>
            <w:r>
              <w:t xml:space="preserve"> dias interrompidos.</w:t>
            </w:r>
          </w:p>
        </w:tc>
      </w:tr>
    </w:tbl>
    <w:p w:rsidR="003A2780" w:rsidRDefault="003A2780" w:rsidP="003A2780"/>
    <w:p w:rsidR="003A2780" w:rsidRDefault="003A2780" w:rsidP="003A2780">
      <w:r w:rsidRPr="003A2780">
        <w:rPr>
          <w:b/>
        </w:rPr>
        <w:t>Alteração</w:t>
      </w:r>
      <w:r>
        <w:t xml:space="preserve"> </w:t>
      </w:r>
    </w:p>
    <w:p w:rsidR="003A2780" w:rsidRDefault="003A2780" w:rsidP="003A2780">
      <w:r>
        <w:t>Não pode ter havido nenhuma substituição para o servidor de licença prêmio, no período do usufruto atual e nem no novo período.</w:t>
      </w:r>
    </w:p>
    <w:p w:rsidR="003A2780" w:rsidRDefault="003A2780" w:rsidP="003A2780">
      <w:r>
        <w:t>Exemplo: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35"/>
        <w:gridCol w:w="1505"/>
        <w:gridCol w:w="1400"/>
        <w:gridCol w:w="1694"/>
      </w:tblGrid>
      <w:tr w:rsidR="003A2780" w:rsidTr="003A2780">
        <w:trPr>
          <w:jc w:val="center"/>
        </w:trPr>
        <w:tc>
          <w:tcPr>
            <w:tcW w:w="1735" w:type="dxa"/>
          </w:tcPr>
          <w:p w:rsidR="003A2780" w:rsidRDefault="003A2780" w:rsidP="00356AC8">
            <w:pPr>
              <w:ind w:left="0"/>
              <w:rPr>
                <w:b/>
                <w:bCs/>
              </w:rPr>
            </w:pPr>
            <w:r>
              <w:rPr>
                <w:b/>
                <w:bCs/>
              </w:rPr>
              <w:t xml:space="preserve">Descrição </w:t>
            </w:r>
          </w:p>
        </w:tc>
        <w:tc>
          <w:tcPr>
            <w:tcW w:w="1505" w:type="dxa"/>
          </w:tcPr>
          <w:p w:rsidR="003A2780" w:rsidRDefault="003A2780" w:rsidP="00356AC8">
            <w:pPr>
              <w:ind w:left="0"/>
              <w:rPr>
                <w:b/>
                <w:bCs/>
              </w:rPr>
            </w:pPr>
            <w:r>
              <w:rPr>
                <w:b/>
                <w:bCs/>
              </w:rPr>
              <w:t>Data inicial</w:t>
            </w:r>
          </w:p>
        </w:tc>
        <w:tc>
          <w:tcPr>
            <w:tcW w:w="1400" w:type="dxa"/>
          </w:tcPr>
          <w:p w:rsidR="003A2780" w:rsidRDefault="003A2780" w:rsidP="00356AC8">
            <w:pPr>
              <w:ind w:left="0"/>
              <w:rPr>
                <w:b/>
                <w:bCs/>
              </w:rPr>
            </w:pPr>
            <w:r>
              <w:rPr>
                <w:b/>
                <w:bCs/>
              </w:rPr>
              <w:t>Data final</w:t>
            </w:r>
          </w:p>
        </w:tc>
        <w:tc>
          <w:tcPr>
            <w:tcW w:w="1694" w:type="dxa"/>
          </w:tcPr>
          <w:p w:rsidR="003A2780" w:rsidRDefault="003A2780" w:rsidP="00356AC8">
            <w:pPr>
              <w:ind w:left="0"/>
              <w:rPr>
                <w:b/>
                <w:bCs/>
              </w:rPr>
            </w:pPr>
            <w:r>
              <w:rPr>
                <w:b/>
                <w:bCs/>
              </w:rPr>
              <w:t>Validar período</w:t>
            </w:r>
          </w:p>
        </w:tc>
      </w:tr>
      <w:tr w:rsidR="003A2780" w:rsidTr="003A2780">
        <w:trPr>
          <w:trHeight w:val="515"/>
          <w:jc w:val="center"/>
        </w:trPr>
        <w:tc>
          <w:tcPr>
            <w:tcW w:w="1735" w:type="dxa"/>
          </w:tcPr>
          <w:p w:rsidR="003A2780" w:rsidRDefault="003A2780" w:rsidP="00356AC8">
            <w:pPr>
              <w:ind w:left="0"/>
            </w:pPr>
            <w:r>
              <w:t>Período atual</w:t>
            </w:r>
          </w:p>
        </w:tc>
        <w:tc>
          <w:tcPr>
            <w:tcW w:w="1505" w:type="dxa"/>
          </w:tcPr>
          <w:p w:rsidR="003A2780" w:rsidRDefault="003A2780" w:rsidP="00356AC8">
            <w:pPr>
              <w:ind w:left="0"/>
            </w:pPr>
            <w:r>
              <w:t>01/01/2007</w:t>
            </w:r>
          </w:p>
        </w:tc>
        <w:tc>
          <w:tcPr>
            <w:tcW w:w="1400" w:type="dxa"/>
          </w:tcPr>
          <w:p w:rsidR="003A2780" w:rsidRDefault="003A2780" w:rsidP="00356AC8">
            <w:pPr>
              <w:ind w:left="0"/>
            </w:pPr>
            <w:r>
              <w:t>31/01/2007</w:t>
            </w:r>
          </w:p>
        </w:tc>
        <w:tc>
          <w:tcPr>
            <w:tcW w:w="1694" w:type="dxa"/>
          </w:tcPr>
          <w:p w:rsidR="003A2780" w:rsidRDefault="003A2780" w:rsidP="00356AC8">
            <w:pPr>
              <w:ind w:left="0"/>
            </w:pPr>
            <w:r>
              <w:t>O mesmo</w:t>
            </w:r>
          </w:p>
        </w:tc>
      </w:tr>
      <w:tr w:rsidR="003A2780" w:rsidTr="003A2780">
        <w:trPr>
          <w:trHeight w:val="716"/>
          <w:jc w:val="center"/>
        </w:trPr>
        <w:tc>
          <w:tcPr>
            <w:tcW w:w="1735" w:type="dxa"/>
          </w:tcPr>
          <w:p w:rsidR="003A2780" w:rsidRDefault="003A2780" w:rsidP="00356AC8">
            <w:pPr>
              <w:ind w:left="0"/>
            </w:pPr>
            <w:r>
              <w:t>Período alterado</w:t>
            </w:r>
          </w:p>
          <w:p w:rsidR="003A2780" w:rsidRDefault="003A2780" w:rsidP="00356AC8">
            <w:pPr>
              <w:ind w:left="0"/>
            </w:pPr>
            <w:r>
              <w:t xml:space="preserve">(cenário 1) </w:t>
            </w:r>
          </w:p>
        </w:tc>
        <w:tc>
          <w:tcPr>
            <w:tcW w:w="1505" w:type="dxa"/>
          </w:tcPr>
          <w:p w:rsidR="003A2780" w:rsidRDefault="003A2780" w:rsidP="00356AC8">
            <w:pPr>
              <w:ind w:left="0"/>
            </w:pPr>
            <w:r>
              <w:t>20/12/2006</w:t>
            </w:r>
          </w:p>
        </w:tc>
        <w:tc>
          <w:tcPr>
            <w:tcW w:w="1400" w:type="dxa"/>
          </w:tcPr>
          <w:p w:rsidR="003A2780" w:rsidRDefault="003A2780" w:rsidP="00356AC8">
            <w:pPr>
              <w:ind w:left="0"/>
            </w:pPr>
            <w:r>
              <w:t>15/01/2007</w:t>
            </w:r>
          </w:p>
        </w:tc>
        <w:tc>
          <w:tcPr>
            <w:tcW w:w="1694" w:type="dxa"/>
          </w:tcPr>
          <w:p w:rsidR="003A2780" w:rsidRDefault="003A2780" w:rsidP="00356AC8">
            <w:pPr>
              <w:ind w:left="0"/>
            </w:pPr>
            <w:r>
              <w:t>20/12/2006 à 31/01/2007</w:t>
            </w:r>
          </w:p>
        </w:tc>
      </w:tr>
      <w:tr w:rsidR="003A2780" w:rsidTr="003A2780">
        <w:trPr>
          <w:trHeight w:val="888"/>
          <w:jc w:val="center"/>
        </w:trPr>
        <w:tc>
          <w:tcPr>
            <w:tcW w:w="1735" w:type="dxa"/>
          </w:tcPr>
          <w:p w:rsidR="003A2780" w:rsidRDefault="003A2780" w:rsidP="00356AC8">
            <w:pPr>
              <w:ind w:left="0"/>
            </w:pPr>
            <w:r>
              <w:t>Período alterado</w:t>
            </w:r>
          </w:p>
          <w:p w:rsidR="003A2780" w:rsidRDefault="003A2780" w:rsidP="00356AC8">
            <w:pPr>
              <w:ind w:left="0"/>
            </w:pPr>
            <w:r>
              <w:t>(cenário 2)</w:t>
            </w:r>
          </w:p>
        </w:tc>
        <w:tc>
          <w:tcPr>
            <w:tcW w:w="1505" w:type="dxa"/>
          </w:tcPr>
          <w:p w:rsidR="003A2780" w:rsidRDefault="003A2780" w:rsidP="00356AC8">
            <w:pPr>
              <w:ind w:left="0"/>
            </w:pPr>
            <w:r>
              <w:t>20/01/2007</w:t>
            </w:r>
          </w:p>
        </w:tc>
        <w:tc>
          <w:tcPr>
            <w:tcW w:w="1400" w:type="dxa"/>
          </w:tcPr>
          <w:p w:rsidR="003A2780" w:rsidRDefault="003A2780" w:rsidP="00356AC8">
            <w:pPr>
              <w:ind w:left="0"/>
            </w:pPr>
            <w:r>
              <w:t>08/02/2007</w:t>
            </w:r>
          </w:p>
        </w:tc>
        <w:tc>
          <w:tcPr>
            <w:tcW w:w="1694" w:type="dxa"/>
          </w:tcPr>
          <w:p w:rsidR="003A2780" w:rsidRDefault="003A2780" w:rsidP="00356AC8">
            <w:pPr>
              <w:ind w:left="0"/>
            </w:pPr>
            <w:r>
              <w:t>01/01/2007 à 08/02/2007</w:t>
            </w:r>
          </w:p>
        </w:tc>
      </w:tr>
      <w:tr w:rsidR="003A2780" w:rsidTr="003A2780">
        <w:trPr>
          <w:jc w:val="center"/>
        </w:trPr>
        <w:tc>
          <w:tcPr>
            <w:tcW w:w="1735" w:type="dxa"/>
          </w:tcPr>
          <w:p w:rsidR="003A2780" w:rsidRDefault="003A2780" w:rsidP="00356AC8">
            <w:pPr>
              <w:ind w:left="0"/>
            </w:pPr>
            <w:r>
              <w:t>Período alterado</w:t>
            </w:r>
          </w:p>
          <w:p w:rsidR="003A2780" w:rsidRDefault="003A2780" w:rsidP="00356AC8">
            <w:pPr>
              <w:ind w:left="0"/>
            </w:pPr>
            <w:r>
              <w:t>(cenário 3)</w:t>
            </w:r>
          </w:p>
        </w:tc>
        <w:tc>
          <w:tcPr>
            <w:tcW w:w="1505" w:type="dxa"/>
          </w:tcPr>
          <w:p w:rsidR="003A2780" w:rsidRDefault="003A2780" w:rsidP="00356AC8">
            <w:pPr>
              <w:ind w:left="0"/>
            </w:pPr>
            <w:r>
              <w:t>10/01/2007</w:t>
            </w:r>
          </w:p>
        </w:tc>
        <w:tc>
          <w:tcPr>
            <w:tcW w:w="1400" w:type="dxa"/>
          </w:tcPr>
          <w:p w:rsidR="003A2780" w:rsidRDefault="003A2780" w:rsidP="00356AC8">
            <w:pPr>
              <w:ind w:left="0"/>
            </w:pPr>
            <w:r>
              <w:t>20/01/2007</w:t>
            </w:r>
          </w:p>
        </w:tc>
        <w:tc>
          <w:tcPr>
            <w:tcW w:w="1694" w:type="dxa"/>
          </w:tcPr>
          <w:p w:rsidR="003A2780" w:rsidRDefault="003A2780" w:rsidP="00356AC8">
            <w:pPr>
              <w:ind w:left="0"/>
            </w:pPr>
            <w:r>
              <w:t>01/01/2007 à 31/01/2007</w:t>
            </w:r>
          </w:p>
          <w:p w:rsidR="003A2780" w:rsidRDefault="003A2780" w:rsidP="00356AC8">
            <w:pPr>
              <w:ind w:left="0"/>
            </w:pPr>
          </w:p>
        </w:tc>
      </w:tr>
    </w:tbl>
    <w:p w:rsidR="003A2780" w:rsidRDefault="003A2780" w:rsidP="003A2780"/>
    <w:p w:rsidR="003A2780" w:rsidRDefault="003A2780" w:rsidP="003A2780">
      <w:r>
        <w:t>O período a ser validado corresponde a diferença entre a menor data inicial e a maior data fim, considerando o período atual e o período alterado, como apresentado nos exemplos acima.</w:t>
      </w:r>
    </w:p>
    <w:p w:rsidR="003A2780" w:rsidRDefault="003A2780" w:rsidP="003A2780"/>
    <w:p w:rsidR="003A2780" w:rsidRDefault="003A2780" w:rsidP="003A2780">
      <w:r w:rsidRPr="003A2780">
        <w:rPr>
          <w:b/>
        </w:rPr>
        <w:t>Suspensão</w:t>
      </w:r>
      <w:r>
        <w:t>.</w:t>
      </w:r>
    </w:p>
    <w:p w:rsidR="003A2780" w:rsidRDefault="003A2780" w:rsidP="003A2780">
      <w:r>
        <w:t>O período a ser validado é o período da fruição da Licença Prêmio.</w:t>
      </w:r>
    </w:p>
    <w:p w:rsidR="003A2780" w:rsidRDefault="003A2780" w:rsidP="003A2780"/>
    <w:p w:rsidR="003A2780" w:rsidRDefault="003A2780" w:rsidP="003A2780">
      <w:r w:rsidRPr="003A2780">
        <w:rPr>
          <w:b/>
        </w:rPr>
        <w:t>Exclusão</w:t>
      </w:r>
    </w:p>
    <w:p w:rsidR="003A2780" w:rsidRDefault="003A2780" w:rsidP="003A2780">
      <w:r>
        <w:t>O período a ser validado é o período da fruição da Licença Prêmio.</w:t>
      </w:r>
    </w:p>
    <w:p w:rsidR="003A2780" w:rsidRDefault="003A2780" w:rsidP="003A2780"/>
    <w:p w:rsidR="003A2780" w:rsidRDefault="003A2780" w:rsidP="003A2780">
      <w:r>
        <w:t>Um servidor pode ter as seguintes substituições:</w:t>
      </w:r>
    </w:p>
    <w:p w:rsidR="003A2780" w:rsidRDefault="003A2780" w:rsidP="003A2780">
      <w:r>
        <w:t>Cargo Efetivo</w:t>
      </w:r>
    </w:p>
    <w:p w:rsidR="003A2780" w:rsidRDefault="003A2780" w:rsidP="003A2780">
      <w:r>
        <w:t>Função de Chefia</w:t>
      </w:r>
    </w:p>
    <w:p w:rsidR="003A2780" w:rsidRDefault="003A2780" w:rsidP="003A2780">
      <w:r>
        <w:t>Cargo Comissionado</w:t>
      </w:r>
    </w:p>
    <w:p w:rsidR="003A2780" w:rsidRDefault="003A2780" w:rsidP="003A2780">
      <w:r>
        <w:t>Enturmação</w:t>
      </w:r>
    </w:p>
    <w:p w:rsidR="00477061" w:rsidRDefault="00477061" w:rsidP="00477061">
      <w:pPr>
        <w:pStyle w:val="Ttulo3"/>
        <w:keepNext w:val="0"/>
        <w:widowControl w:val="0"/>
        <w:spacing w:before="120" w:line="240" w:lineRule="auto"/>
        <w:ind w:left="1620" w:hanging="900"/>
      </w:pPr>
      <w:bookmarkStart w:id="99" w:name="_Toc78905675"/>
      <w:r>
        <w:t>Fluxo Exceção Dados Inválidos</w:t>
      </w:r>
      <w:bookmarkEnd w:id="99"/>
    </w:p>
    <w:p w:rsidR="003A2780" w:rsidRDefault="003A2780" w:rsidP="003A2780">
      <w:pPr>
        <w:rPr>
          <w:rFonts w:cs="Arial"/>
        </w:rPr>
      </w:pPr>
      <w:r>
        <w:rPr>
          <w:rFonts w:cs="Arial"/>
        </w:rPr>
        <w:t>Quando houver substituições para o servidor em questão, no período validado, o sistema exibe a mensagem "Existe substituição do servidor no período".</w:t>
      </w:r>
    </w:p>
    <w:p w:rsidR="00477061" w:rsidRDefault="00477061" w:rsidP="00AC4062"/>
    <w:p w:rsidR="00477061" w:rsidRDefault="00477061" w:rsidP="00AC4062"/>
    <w:p w:rsidR="00477061" w:rsidRDefault="003A2780" w:rsidP="001A6426">
      <w:pPr>
        <w:pStyle w:val="Ttulo2"/>
      </w:pPr>
      <w:bookmarkStart w:id="100" w:name="_Ref78900378"/>
      <w:bookmarkStart w:id="101" w:name="_Toc78905676"/>
      <w:r>
        <w:t>RN013</w:t>
      </w:r>
      <w:bookmarkEnd w:id="100"/>
      <w:bookmarkEnd w:id="101"/>
    </w:p>
    <w:p w:rsidR="00477061" w:rsidRDefault="003A2780" w:rsidP="00477061">
      <w:r w:rsidRPr="003A2780">
        <w:t>Verificar se o Período Aquisitivo foi conquistado</w:t>
      </w:r>
      <w:r>
        <w:t xml:space="preserve">. </w:t>
      </w:r>
      <w:r w:rsidRPr="003A2780">
        <w:t xml:space="preserve">Tentativa de alterar uma licença prêmio para um período aquisitivo diferente de conquistado. </w:t>
      </w:r>
    </w:p>
    <w:p w:rsidR="00477061" w:rsidRDefault="00477061" w:rsidP="00477061">
      <w:pPr>
        <w:pStyle w:val="Ttulo3"/>
        <w:keepNext w:val="0"/>
        <w:widowControl w:val="0"/>
        <w:spacing w:before="120" w:line="240" w:lineRule="auto"/>
        <w:ind w:left="1620" w:hanging="900"/>
      </w:pPr>
      <w:bookmarkStart w:id="102" w:name="_Toc78905677"/>
      <w:r>
        <w:t>Fluxo Exceção Dados Inválidos</w:t>
      </w:r>
      <w:bookmarkEnd w:id="102"/>
    </w:p>
    <w:p w:rsidR="00477061" w:rsidRDefault="00477061" w:rsidP="00477061">
      <w:r>
        <w:t xml:space="preserve">O sistema emite o alerta de erro </w:t>
      </w:r>
      <w:r w:rsidR="003A2780" w:rsidRPr="003A2780">
        <w:t>"A situação do período aquisitivo de licença prêmio deve ser "conquistado"</w:t>
      </w:r>
      <w:r w:rsidR="003A2780">
        <w:t>.</w:t>
      </w:r>
    </w:p>
    <w:p w:rsidR="00477061" w:rsidRDefault="00477061" w:rsidP="00AC4062"/>
    <w:p w:rsidR="00477061" w:rsidRDefault="00477061" w:rsidP="00AC4062"/>
    <w:p w:rsidR="00477061" w:rsidRDefault="003A2780" w:rsidP="001A6426">
      <w:pPr>
        <w:pStyle w:val="Ttulo2"/>
      </w:pPr>
      <w:bookmarkStart w:id="103" w:name="_Ref78901263"/>
      <w:bookmarkStart w:id="104" w:name="_Toc78905678"/>
      <w:r>
        <w:t>RN014</w:t>
      </w:r>
      <w:bookmarkEnd w:id="103"/>
      <w:bookmarkEnd w:id="104"/>
    </w:p>
    <w:p w:rsidR="00477061" w:rsidRDefault="003A2780" w:rsidP="003A2780">
      <w:r>
        <w:t>Verificar se Licença Prêmio está Indenizada. O sistema verifica tentativa de interromper ou suspender uma Licença Prêmio que está com situação de fruição igual a indenizada.</w:t>
      </w:r>
    </w:p>
    <w:p w:rsidR="00477061" w:rsidRDefault="00477061" w:rsidP="00477061">
      <w:pPr>
        <w:pStyle w:val="Ttulo3"/>
        <w:keepNext w:val="0"/>
        <w:widowControl w:val="0"/>
        <w:spacing w:before="120" w:line="240" w:lineRule="auto"/>
        <w:ind w:left="1620" w:hanging="900"/>
      </w:pPr>
      <w:bookmarkStart w:id="105" w:name="_Toc78905679"/>
      <w:r>
        <w:t>Fluxo Exceção Dados Inválidos</w:t>
      </w:r>
      <w:bookmarkEnd w:id="105"/>
    </w:p>
    <w:p w:rsidR="00477061" w:rsidRDefault="00477061" w:rsidP="00477061">
      <w:r>
        <w:t xml:space="preserve">O sistema emite o alerta de erro </w:t>
      </w:r>
      <w:r w:rsidR="003A2780" w:rsidRPr="003A2780">
        <w:t>"A licença prêmio foi indenizada e esta pode ser anulada"</w:t>
      </w:r>
      <w:r w:rsidR="003A2780">
        <w:t>.</w:t>
      </w:r>
    </w:p>
    <w:p w:rsidR="00477061" w:rsidRDefault="00477061" w:rsidP="00AC4062"/>
    <w:p w:rsidR="00477061" w:rsidRDefault="00477061" w:rsidP="00AC4062"/>
    <w:p w:rsidR="00477061" w:rsidRDefault="00F03FC9" w:rsidP="001A6426">
      <w:pPr>
        <w:pStyle w:val="Ttulo2"/>
      </w:pPr>
      <w:bookmarkStart w:id="106" w:name="_Ref78900398"/>
      <w:bookmarkStart w:id="107" w:name="_Toc78905680"/>
      <w:r>
        <w:t>RN015</w:t>
      </w:r>
      <w:bookmarkEnd w:id="106"/>
      <w:bookmarkEnd w:id="107"/>
    </w:p>
    <w:p w:rsidR="00F03FC9" w:rsidRDefault="00F03FC9" w:rsidP="00F03FC9">
      <w:r>
        <w:t>Verificar data inicial do usufruto para suspensão</w:t>
      </w:r>
    </w:p>
    <w:p w:rsidR="00477061" w:rsidRDefault="00F03FC9" w:rsidP="00F03FC9">
      <w:r>
        <w:t>Não é permitido suspender a Licença Prêmio quando a data inicial de fruição for inferior ou igual a data atual, ou seja, tenha iniciado.</w:t>
      </w:r>
    </w:p>
    <w:p w:rsidR="00477061" w:rsidRDefault="00477061" w:rsidP="00477061">
      <w:pPr>
        <w:pStyle w:val="Ttulo3"/>
        <w:keepNext w:val="0"/>
        <w:widowControl w:val="0"/>
        <w:spacing w:before="120" w:line="240" w:lineRule="auto"/>
        <w:ind w:left="1620" w:hanging="900"/>
      </w:pPr>
      <w:bookmarkStart w:id="108" w:name="_Toc78905681"/>
      <w:r>
        <w:t>Fluxo Exceção Dados Inválidos</w:t>
      </w:r>
      <w:bookmarkEnd w:id="108"/>
    </w:p>
    <w:p w:rsidR="00477061" w:rsidRDefault="00477061" w:rsidP="00477061">
      <w:r>
        <w:t xml:space="preserve">O sistema emite o alerta de erro </w:t>
      </w:r>
      <w:r w:rsidR="00F03FC9" w:rsidRPr="00F03FC9">
        <w:t>“A data inicial do usufruto não pode ter iniciado”</w:t>
      </w:r>
      <w:r w:rsidR="00F03FC9">
        <w:t>.</w:t>
      </w:r>
    </w:p>
    <w:p w:rsidR="00477061" w:rsidRDefault="00477061" w:rsidP="00AC4062"/>
    <w:p w:rsidR="00477061" w:rsidRDefault="00477061" w:rsidP="00AC4062"/>
    <w:p w:rsidR="00477061" w:rsidRDefault="00F03FC9" w:rsidP="001A6426">
      <w:pPr>
        <w:pStyle w:val="Ttulo2"/>
      </w:pPr>
      <w:bookmarkStart w:id="109" w:name="_Ref78896532"/>
      <w:bookmarkStart w:id="110" w:name="_Toc78905682"/>
      <w:r>
        <w:t>RN016</w:t>
      </w:r>
      <w:bookmarkEnd w:id="109"/>
      <w:bookmarkEnd w:id="110"/>
    </w:p>
    <w:p w:rsidR="00F03FC9" w:rsidRDefault="00F03FC9" w:rsidP="007249BC">
      <w:pPr>
        <w:rPr>
          <w:rFonts w:cs="Arial"/>
        </w:rPr>
      </w:pPr>
      <w:r>
        <w:rPr>
          <w:rFonts w:cs="Arial"/>
        </w:rPr>
        <w:t xml:space="preserve">O sistema verifica tentativa de informar períodos concomitantes, o que não é permitido. Aplica-se para: novas Licenças Prêmios e possíveis retificações e Interrupção. </w:t>
      </w:r>
    </w:p>
    <w:p w:rsidR="00477061" w:rsidRDefault="00F03FC9" w:rsidP="00F03FC9">
      <w:r>
        <w:rPr>
          <w:rFonts w:cs="Arial"/>
        </w:rPr>
        <w:t xml:space="preserve">Nota explicativa: Para um Período Aquisitivo, pode haver várias fruições de Licenças Prêmios. Estas fruições não podem concomitar seus períodos. Desconsiderar fruições anuladas, suspensas, pois não houve usufruto. </w:t>
      </w:r>
    </w:p>
    <w:p w:rsidR="00477061" w:rsidRDefault="00477061" w:rsidP="00477061">
      <w:pPr>
        <w:pStyle w:val="Ttulo3"/>
        <w:keepNext w:val="0"/>
        <w:widowControl w:val="0"/>
        <w:spacing w:before="120" w:line="240" w:lineRule="auto"/>
        <w:ind w:left="1620" w:hanging="900"/>
      </w:pPr>
      <w:bookmarkStart w:id="111" w:name="_Toc78905683"/>
      <w:r>
        <w:t>Fluxo Exceção Dados Inválidos</w:t>
      </w:r>
      <w:bookmarkEnd w:id="111"/>
    </w:p>
    <w:p w:rsidR="00477061" w:rsidRDefault="00477061" w:rsidP="00477061">
      <w:r>
        <w:t xml:space="preserve">O sistema emite o alerta de erro </w:t>
      </w:r>
      <w:r w:rsidR="007249BC">
        <w:t>"</w:t>
      </w:r>
      <w:r w:rsidR="007249BC">
        <w:rPr>
          <w:rFonts w:cs="Arial"/>
        </w:rPr>
        <w:t>Existem períodos concomitantes."</w:t>
      </w:r>
    </w:p>
    <w:p w:rsidR="00477061" w:rsidRDefault="00477061" w:rsidP="00AC4062"/>
    <w:p w:rsidR="00477061" w:rsidRDefault="00477061" w:rsidP="00AC4062"/>
    <w:p w:rsidR="00477061" w:rsidRDefault="007249BC" w:rsidP="001A6426">
      <w:pPr>
        <w:pStyle w:val="Ttulo2"/>
      </w:pPr>
      <w:bookmarkStart w:id="112" w:name="_Ref78900402"/>
      <w:bookmarkStart w:id="113" w:name="_Ref78901344"/>
      <w:bookmarkStart w:id="114" w:name="_Toc78905684"/>
      <w:r>
        <w:t>RN01</w:t>
      </w:r>
      <w:bookmarkEnd w:id="112"/>
      <w:r w:rsidR="00633E7F">
        <w:t>7</w:t>
      </w:r>
      <w:bookmarkEnd w:id="113"/>
      <w:bookmarkEnd w:id="114"/>
    </w:p>
    <w:p w:rsidR="00477061" w:rsidRDefault="007249BC" w:rsidP="007249BC">
      <w:r>
        <w:t>Verificar se excedido número dias na Interrupção. O sistema verifica se a quantidade de dias de interrupção excede a data fim da fruição, considerando a data de interrupção mais o número de dias, que não pode ser superior a data final de fruição da Licença Prêmio.</w:t>
      </w:r>
    </w:p>
    <w:p w:rsidR="00477061" w:rsidRDefault="00477061" w:rsidP="00477061">
      <w:pPr>
        <w:pStyle w:val="Ttulo3"/>
        <w:keepNext w:val="0"/>
        <w:widowControl w:val="0"/>
        <w:spacing w:before="120" w:line="240" w:lineRule="auto"/>
        <w:ind w:left="1620" w:hanging="900"/>
      </w:pPr>
      <w:bookmarkStart w:id="115" w:name="_Toc78905685"/>
      <w:r>
        <w:t>Fluxo Exceção Dados Inválidos</w:t>
      </w:r>
      <w:bookmarkEnd w:id="115"/>
    </w:p>
    <w:p w:rsidR="00477061" w:rsidRDefault="00477061" w:rsidP="00477061">
      <w:r>
        <w:t xml:space="preserve">O sistema emite o alerta de erro </w:t>
      </w:r>
      <w:r w:rsidR="007249BC" w:rsidRPr="007249BC">
        <w:t>“Final da interrupção da fruição maior que a data final da fruição</w:t>
      </w:r>
      <w:r w:rsidR="007249BC">
        <w:t>".</w:t>
      </w:r>
    </w:p>
    <w:p w:rsidR="00477061" w:rsidRDefault="00477061" w:rsidP="00AC4062"/>
    <w:p w:rsidR="00477061" w:rsidRDefault="00477061" w:rsidP="00AC4062"/>
    <w:p w:rsidR="00477061" w:rsidRDefault="007249BC" w:rsidP="001A6426">
      <w:pPr>
        <w:pStyle w:val="Ttulo2"/>
      </w:pPr>
      <w:bookmarkStart w:id="116" w:name="_Ref78900407"/>
      <w:bookmarkStart w:id="117" w:name="_Toc78905686"/>
      <w:r>
        <w:t>RN018</w:t>
      </w:r>
      <w:bookmarkEnd w:id="116"/>
      <w:bookmarkEnd w:id="117"/>
    </w:p>
    <w:p w:rsidR="00477061" w:rsidRDefault="007249BC" w:rsidP="007249BC">
      <w:r>
        <w:t>Verificar data inicial da interrupção. A data de interrupção não pode ser inferior à data inicial de fruição da Licença Prêmio. Assim como a data de interrupção não pode ser superior a data fim de fruição.</w:t>
      </w:r>
    </w:p>
    <w:p w:rsidR="00477061" w:rsidRDefault="00477061" w:rsidP="00477061">
      <w:pPr>
        <w:pStyle w:val="Ttulo3"/>
        <w:keepNext w:val="0"/>
        <w:widowControl w:val="0"/>
        <w:spacing w:before="120" w:line="240" w:lineRule="auto"/>
        <w:ind w:left="1620" w:hanging="900"/>
      </w:pPr>
      <w:bookmarkStart w:id="118" w:name="_Toc78905687"/>
      <w:r>
        <w:t>Fluxo Exceção Dados Inválidos</w:t>
      </w:r>
      <w:bookmarkEnd w:id="118"/>
    </w:p>
    <w:p w:rsidR="00477061" w:rsidRDefault="00477061" w:rsidP="00477061">
      <w:r>
        <w:t xml:space="preserve">O sistema emite o alerta de erro </w:t>
      </w:r>
      <w:r w:rsidR="007249BC">
        <w:t>"Data de interrupção menor que data inicial".</w:t>
      </w:r>
    </w:p>
    <w:p w:rsidR="00477061" w:rsidRDefault="00477061" w:rsidP="00AC4062"/>
    <w:p w:rsidR="00477061" w:rsidRDefault="00477061" w:rsidP="00AC4062"/>
    <w:p w:rsidR="00477061" w:rsidRDefault="007249BC" w:rsidP="001A6426">
      <w:pPr>
        <w:pStyle w:val="Ttulo2"/>
      </w:pPr>
      <w:bookmarkStart w:id="119" w:name="_Ref78900413"/>
      <w:bookmarkStart w:id="120" w:name="_Toc78905688"/>
      <w:r>
        <w:t>RN0</w:t>
      </w:r>
      <w:bookmarkEnd w:id="119"/>
      <w:r w:rsidR="00C041DB">
        <w:t>19</w:t>
      </w:r>
      <w:bookmarkEnd w:id="120"/>
    </w:p>
    <w:p w:rsidR="00477061" w:rsidRDefault="007249BC" w:rsidP="007249BC">
      <w:r>
        <w:t>O sistema verifica se o ator é gestor da funcionalidade e está autorizado a anular. Consultar o conceito “Autorização Funcionalidade” para a funcionalidade referência, considerando a autorização de acesso do ator e se permite a anulação.</w:t>
      </w:r>
    </w:p>
    <w:p w:rsidR="00477061" w:rsidRDefault="00477061" w:rsidP="00477061">
      <w:pPr>
        <w:pStyle w:val="Ttulo3"/>
        <w:keepNext w:val="0"/>
        <w:widowControl w:val="0"/>
        <w:spacing w:before="120" w:line="240" w:lineRule="auto"/>
        <w:ind w:left="1620" w:hanging="900"/>
      </w:pPr>
      <w:bookmarkStart w:id="121" w:name="_Toc78905689"/>
      <w:r>
        <w:t>Fluxo Exceção Dados Inválidos</w:t>
      </w:r>
      <w:bookmarkEnd w:id="121"/>
    </w:p>
    <w:p w:rsidR="00477061" w:rsidRDefault="00477061" w:rsidP="00477061">
      <w:r>
        <w:t xml:space="preserve">O sistema emite o alerta de erro </w:t>
      </w:r>
      <w:r w:rsidR="007249BC">
        <w:t>"</w:t>
      </w:r>
      <w:r w:rsidR="007249BC" w:rsidRPr="007249BC">
        <w:t>Esta</w:t>
      </w:r>
      <w:r w:rsidR="007249BC">
        <w:t xml:space="preserve"> operação é restrita ao gestor"</w:t>
      </w:r>
      <w:r w:rsidR="007249BC" w:rsidRPr="007249BC">
        <w:t>.</w:t>
      </w:r>
    </w:p>
    <w:p w:rsidR="00477061" w:rsidRDefault="00477061" w:rsidP="00AC4062"/>
    <w:p w:rsidR="00C041DB" w:rsidRDefault="00C041DB" w:rsidP="001A6426">
      <w:pPr>
        <w:pStyle w:val="Ttulo2"/>
      </w:pPr>
      <w:bookmarkStart w:id="122" w:name="_Ref78904247"/>
      <w:bookmarkStart w:id="123" w:name="_Toc78905690"/>
      <w:r>
        <w:t>RN020</w:t>
      </w:r>
      <w:bookmarkEnd w:id="122"/>
      <w:bookmarkEnd w:id="123"/>
    </w:p>
    <w:p w:rsidR="00C041DB" w:rsidRDefault="00C041DB" w:rsidP="00C041DB">
      <w:r>
        <w:t>Não é permitido suspender uma licença prêmio anulada.</w:t>
      </w:r>
    </w:p>
    <w:p w:rsidR="00C041DB" w:rsidRDefault="00C041DB" w:rsidP="00C041DB">
      <w:pPr>
        <w:pStyle w:val="Ttulo3"/>
        <w:keepNext w:val="0"/>
        <w:widowControl w:val="0"/>
        <w:spacing w:before="120" w:line="240" w:lineRule="auto"/>
        <w:ind w:left="1620" w:hanging="900"/>
      </w:pPr>
      <w:bookmarkStart w:id="124" w:name="_Toc78905691"/>
      <w:r>
        <w:t>Fluxo Exceção Dados Inválidos</w:t>
      </w:r>
      <w:bookmarkEnd w:id="124"/>
    </w:p>
    <w:p w:rsidR="00C041DB" w:rsidRDefault="00C041DB" w:rsidP="00C041DB">
      <w:r>
        <w:t>O sistema emite o alerta de erro "Não é permitido suspender uma licença prêmio anulada"</w:t>
      </w:r>
      <w:r w:rsidRPr="007249BC">
        <w:t>.</w:t>
      </w:r>
    </w:p>
    <w:p w:rsidR="00C041DB" w:rsidRDefault="00C041DB" w:rsidP="00C041DB"/>
    <w:p w:rsidR="00C041DB" w:rsidRDefault="00C041DB" w:rsidP="001A6426">
      <w:pPr>
        <w:pStyle w:val="Ttulo2"/>
      </w:pPr>
      <w:bookmarkStart w:id="125" w:name="_Ref78902123"/>
      <w:bookmarkStart w:id="126" w:name="_Toc78905692"/>
      <w:r>
        <w:t>RN021</w:t>
      </w:r>
      <w:bookmarkEnd w:id="125"/>
      <w:bookmarkEnd w:id="126"/>
    </w:p>
    <w:p w:rsidR="00C041DB" w:rsidRDefault="00C041DB" w:rsidP="00C041DB">
      <w:r>
        <w:t>Não é permitido suspender uma licença prêmio na situação "Usufruindo".</w:t>
      </w:r>
    </w:p>
    <w:p w:rsidR="00C041DB" w:rsidRDefault="00C041DB" w:rsidP="00C041DB">
      <w:pPr>
        <w:pStyle w:val="Ttulo3"/>
        <w:keepNext w:val="0"/>
        <w:widowControl w:val="0"/>
        <w:spacing w:before="120" w:line="240" w:lineRule="auto"/>
        <w:ind w:left="1620" w:hanging="900"/>
      </w:pPr>
      <w:bookmarkStart w:id="127" w:name="_Toc78905693"/>
      <w:r>
        <w:t>Fluxo Exceção Dados Inválidos</w:t>
      </w:r>
      <w:bookmarkEnd w:id="127"/>
    </w:p>
    <w:p w:rsidR="00C041DB" w:rsidRDefault="00C041DB" w:rsidP="00C041DB">
      <w:r>
        <w:t>O sistema emite o alerta de erro "Não é permitido suspender"</w:t>
      </w:r>
      <w:r w:rsidRPr="007249BC">
        <w:t>.</w:t>
      </w:r>
    </w:p>
    <w:p w:rsidR="00C041DB" w:rsidRDefault="00C041DB" w:rsidP="00C041DB">
      <w:pPr>
        <w:ind w:left="0"/>
      </w:pPr>
    </w:p>
    <w:p w:rsidR="00477061" w:rsidRDefault="007249BC" w:rsidP="001A6426">
      <w:pPr>
        <w:pStyle w:val="Ttulo2"/>
      </w:pPr>
      <w:bookmarkStart w:id="128" w:name="_Ref78899632"/>
      <w:bookmarkStart w:id="129" w:name="_Ref78902125"/>
      <w:bookmarkStart w:id="130" w:name="_Toc78905694"/>
      <w:r>
        <w:t>RN02</w:t>
      </w:r>
      <w:bookmarkEnd w:id="128"/>
      <w:r w:rsidR="00C041DB">
        <w:t>2</w:t>
      </w:r>
      <w:bookmarkEnd w:id="129"/>
      <w:bookmarkEnd w:id="130"/>
    </w:p>
    <w:p w:rsidR="00477061" w:rsidRDefault="007249BC" w:rsidP="007249BC">
      <w:r>
        <w:t>Verificar Licença Prêmio está indenizada/Perdida para anulação. O sistema verifica na anulação se a situação da fruição de licença prêmio é indenizada ou perdida.</w:t>
      </w:r>
    </w:p>
    <w:p w:rsidR="00477061" w:rsidRDefault="00477061" w:rsidP="00477061">
      <w:pPr>
        <w:pStyle w:val="Ttulo3"/>
        <w:keepNext w:val="0"/>
        <w:widowControl w:val="0"/>
        <w:spacing w:before="120" w:line="240" w:lineRule="auto"/>
        <w:ind w:left="1620" w:hanging="900"/>
      </w:pPr>
      <w:bookmarkStart w:id="131" w:name="_Toc78905695"/>
      <w:r>
        <w:t>Fluxo Exceção Dados Inválidos</w:t>
      </w:r>
      <w:bookmarkEnd w:id="131"/>
    </w:p>
    <w:p w:rsidR="00477061" w:rsidRDefault="007249BC" w:rsidP="00AC4062">
      <w:r w:rsidRPr="007249BC">
        <w:t>Caso não seja o sistema levanta a exceção de mensagem “É permitido anular somente licença prêmio indeni</w:t>
      </w:r>
      <w:r>
        <w:t>zada ou licença prêmio perdida".</w:t>
      </w:r>
    </w:p>
    <w:p w:rsidR="00477061" w:rsidRDefault="00477061" w:rsidP="00AC4062"/>
    <w:p w:rsidR="00477061" w:rsidRDefault="007249BC" w:rsidP="001A6426">
      <w:pPr>
        <w:pStyle w:val="Ttulo2"/>
      </w:pPr>
      <w:bookmarkStart w:id="132" w:name="_Ref78899634"/>
      <w:bookmarkStart w:id="133" w:name="_Toc78905696"/>
      <w:r>
        <w:t>RN02</w:t>
      </w:r>
      <w:bookmarkEnd w:id="132"/>
      <w:r w:rsidR="00C041DB">
        <w:t>3</w:t>
      </w:r>
      <w:bookmarkEnd w:id="133"/>
    </w:p>
    <w:p w:rsidR="00477061" w:rsidRDefault="007249BC" w:rsidP="007249BC">
      <w:r>
        <w:t>Verificar alteração data final de fruição. O sistema identifica que a data final de fruição foi reduzida, então verifica se existe alguma Interrupção de Licença Prêmio com data fim superior à nova data fim da fruição de licença prêmio.</w:t>
      </w:r>
    </w:p>
    <w:p w:rsidR="00477061" w:rsidRDefault="00477061" w:rsidP="00477061">
      <w:pPr>
        <w:pStyle w:val="Ttulo3"/>
        <w:keepNext w:val="0"/>
        <w:widowControl w:val="0"/>
        <w:spacing w:before="120" w:line="240" w:lineRule="auto"/>
        <w:ind w:left="1620" w:hanging="900"/>
      </w:pPr>
      <w:bookmarkStart w:id="134" w:name="_Toc78905697"/>
      <w:r>
        <w:t>Fluxo Exceção Dados Inválidos</w:t>
      </w:r>
      <w:bookmarkEnd w:id="134"/>
    </w:p>
    <w:p w:rsidR="00477061" w:rsidRDefault="00477061" w:rsidP="00477061">
      <w:r>
        <w:t xml:space="preserve">O sistema emite o alerta de erro </w:t>
      </w:r>
      <w:r w:rsidR="007249BC">
        <w:t>"</w:t>
      </w:r>
      <w:r w:rsidR="007249BC" w:rsidRPr="007249BC">
        <w:t>Não é permitido alterar o período de fruição de licença prêmio para uma data que possua interrupção</w:t>
      </w:r>
      <w:r w:rsidR="007249BC">
        <w:t>".</w:t>
      </w:r>
    </w:p>
    <w:p w:rsidR="00477061" w:rsidRDefault="00477061" w:rsidP="00AC4062"/>
    <w:p w:rsidR="00477061" w:rsidRDefault="00477061" w:rsidP="00AC4062"/>
    <w:p w:rsidR="00477061" w:rsidRDefault="00C041DB" w:rsidP="001A6426">
      <w:pPr>
        <w:pStyle w:val="Ttulo2"/>
      </w:pPr>
      <w:bookmarkStart w:id="135" w:name="_Toc78905698"/>
      <w:r>
        <w:t>RN024</w:t>
      </w:r>
      <w:bookmarkEnd w:id="135"/>
    </w:p>
    <w:p w:rsidR="007249BC" w:rsidRDefault="007249BC" w:rsidP="007249BC">
      <w:pPr>
        <w:ind w:left="1440"/>
        <w:rPr>
          <w:rFonts w:cs="Arial"/>
        </w:rPr>
      </w:pPr>
      <w:r>
        <w:rPr>
          <w:rFonts w:cs="Arial"/>
          <w:b/>
        </w:rPr>
        <w:t xml:space="preserve">Item de Carreira: </w:t>
      </w:r>
      <w:r>
        <w:rPr>
          <w:rFonts w:cs="Arial"/>
        </w:rPr>
        <w:t>Quando o sistema identificar que a principal relação de vínculo do servidor for um Cargo Efetivo, então temos um Item de Carreira. Necessário para identificar os parâmetros de licença prêmio usado nas validações de algumas regras de negócios.</w:t>
      </w:r>
    </w:p>
    <w:p w:rsidR="00477061" w:rsidRDefault="00477061" w:rsidP="00477061">
      <w:pPr>
        <w:pStyle w:val="Ttulo3"/>
        <w:keepNext w:val="0"/>
        <w:widowControl w:val="0"/>
        <w:spacing w:before="120" w:line="240" w:lineRule="auto"/>
        <w:ind w:left="1620" w:hanging="900"/>
      </w:pPr>
      <w:bookmarkStart w:id="136" w:name="_Toc78905699"/>
      <w:r>
        <w:t>Fluxo Exceção Dados Inválidos</w:t>
      </w:r>
      <w:bookmarkEnd w:id="136"/>
    </w:p>
    <w:p w:rsidR="00477061" w:rsidRDefault="007249BC" w:rsidP="00477061">
      <w:r>
        <w:t>N/A.</w:t>
      </w:r>
    </w:p>
    <w:p w:rsidR="00477061" w:rsidRDefault="00477061" w:rsidP="00AC4062"/>
    <w:p w:rsidR="00477061" w:rsidRDefault="00477061" w:rsidP="00AC4062"/>
    <w:p w:rsidR="00AE2BF8" w:rsidRDefault="00AE2BF8" w:rsidP="00AE2BF8">
      <w:pPr>
        <w:pStyle w:val="Ttulo1"/>
        <w:keepNext w:val="0"/>
        <w:widowControl w:val="0"/>
        <w:spacing w:before="0" w:line="240" w:lineRule="auto"/>
        <w:ind w:left="540" w:hanging="540"/>
      </w:pPr>
      <w:bookmarkStart w:id="137" w:name="_Toc78905700"/>
      <w:r>
        <w:t>Anexos</w:t>
      </w:r>
      <w:bookmarkEnd w:id="137"/>
    </w:p>
    <w:p w:rsidR="00AE2BF8" w:rsidRDefault="00CA000D" w:rsidP="001A6426">
      <w:pPr>
        <w:pStyle w:val="Ttulo2"/>
      </w:pPr>
      <w:bookmarkStart w:id="138" w:name="_Ref78897549"/>
      <w:bookmarkStart w:id="139" w:name="_Toc78905701"/>
      <w:r>
        <w:t>Anexo 1</w:t>
      </w:r>
      <w:bookmarkEnd w:id="138"/>
      <w:bookmarkEnd w:id="139"/>
    </w:p>
    <w:tbl>
      <w:tblPr>
        <w:tblW w:w="9540" w:type="dxa"/>
        <w:tblInd w:w="250" w:type="dxa"/>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4320"/>
        <w:gridCol w:w="2340"/>
        <w:gridCol w:w="1080"/>
        <w:gridCol w:w="540"/>
        <w:gridCol w:w="540"/>
        <w:gridCol w:w="720"/>
      </w:tblGrid>
      <w:tr w:rsidR="00E73994" w:rsidTr="00E73994">
        <w:trPr>
          <w:tblHeader/>
        </w:trPr>
        <w:tc>
          <w:tcPr>
            <w:tcW w:w="9540" w:type="dxa"/>
            <w:gridSpan w:val="6"/>
            <w:tcBorders>
              <w:top w:val="single" w:sz="4" w:space="0" w:color="auto"/>
              <w:left w:val="single" w:sz="4" w:space="0" w:color="auto"/>
              <w:bottom w:val="single" w:sz="4" w:space="0" w:color="auto"/>
              <w:right w:val="single" w:sz="4" w:space="0" w:color="auto"/>
            </w:tcBorders>
          </w:tcPr>
          <w:p w:rsidR="00E73994" w:rsidRPr="00C041DB" w:rsidRDefault="00E73994" w:rsidP="00E73994">
            <w:pPr>
              <w:pStyle w:val="Recuodecorpodetexto2"/>
              <w:widowControl w:val="0"/>
              <w:ind w:firstLine="0"/>
              <w:jc w:val="center"/>
              <w:rPr>
                <w:b/>
                <w:bCs/>
                <w:sz w:val="24"/>
              </w:rPr>
            </w:pPr>
            <w:r w:rsidRPr="00C041DB">
              <w:rPr>
                <w:rStyle w:val="SoDAField"/>
                <w:b/>
                <w:bCs/>
                <w:color w:val="auto"/>
                <w:sz w:val="24"/>
              </w:rPr>
              <w:t>Atributos</w:t>
            </w:r>
          </w:p>
        </w:tc>
      </w:tr>
      <w:tr w:rsidR="00E73994" w:rsidTr="00E73994">
        <w:trPr>
          <w:tblHeader/>
        </w:trPr>
        <w:tc>
          <w:tcPr>
            <w:tcW w:w="6660" w:type="dxa"/>
            <w:gridSpan w:val="2"/>
            <w:tcBorders>
              <w:top w:val="single" w:sz="4" w:space="0" w:color="auto"/>
              <w:left w:val="single" w:sz="4" w:space="0" w:color="auto"/>
              <w:bottom w:val="single" w:sz="4" w:space="0" w:color="auto"/>
              <w:right w:val="single" w:sz="4" w:space="0" w:color="auto"/>
            </w:tcBorders>
          </w:tcPr>
          <w:p w:rsidR="00E73994" w:rsidRPr="00C041DB" w:rsidRDefault="00E73994" w:rsidP="00E73994">
            <w:pPr>
              <w:pStyle w:val="Recuodecorpodetexto2"/>
              <w:widowControl w:val="0"/>
              <w:ind w:firstLine="0"/>
              <w:jc w:val="center"/>
              <w:rPr>
                <w:rStyle w:val="SoDAField"/>
                <w:rFonts w:eastAsia="Arial Unicode MS"/>
                <w:b/>
                <w:bCs/>
                <w:color w:val="auto"/>
                <w:sz w:val="24"/>
              </w:rPr>
            </w:pPr>
            <w:r w:rsidRPr="00C041DB">
              <w:rPr>
                <w:rStyle w:val="SoDAField"/>
                <w:b/>
                <w:bCs/>
                <w:color w:val="auto"/>
                <w:sz w:val="24"/>
              </w:rPr>
              <w:t>Nome</w:t>
            </w:r>
          </w:p>
        </w:tc>
        <w:tc>
          <w:tcPr>
            <w:tcW w:w="1080" w:type="dxa"/>
            <w:tcBorders>
              <w:top w:val="single" w:sz="4" w:space="0" w:color="auto"/>
              <w:left w:val="single" w:sz="4" w:space="0" w:color="auto"/>
              <w:bottom w:val="single" w:sz="4" w:space="0" w:color="auto"/>
              <w:right w:val="single" w:sz="4" w:space="0" w:color="auto"/>
            </w:tcBorders>
          </w:tcPr>
          <w:p w:rsidR="00E73994" w:rsidRPr="00C041DB" w:rsidRDefault="00E73994" w:rsidP="00E73994">
            <w:pPr>
              <w:pStyle w:val="Recuodecorpodetexto2"/>
              <w:widowControl w:val="0"/>
              <w:ind w:firstLine="0"/>
              <w:jc w:val="center"/>
              <w:rPr>
                <w:rStyle w:val="SoDAField"/>
                <w:rFonts w:eastAsia="Arial Unicode MS"/>
                <w:b/>
                <w:bCs/>
                <w:color w:val="auto"/>
                <w:sz w:val="24"/>
              </w:rPr>
            </w:pPr>
            <w:r w:rsidRPr="00C041DB">
              <w:rPr>
                <w:rStyle w:val="SoDAField"/>
                <w:b/>
                <w:bCs/>
                <w:color w:val="auto"/>
                <w:sz w:val="24"/>
              </w:rPr>
              <w:t>Pd</w:t>
            </w:r>
          </w:p>
        </w:tc>
        <w:tc>
          <w:tcPr>
            <w:tcW w:w="540" w:type="dxa"/>
            <w:tcBorders>
              <w:top w:val="single" w:sz="4" w:space="0" w:color="auto"/>
              <w:left w:val="single" w:sz="4" w:space="0" w:color="auto"/>
              <w:bottom w:val="single" w:sz="4" w:space="0" w:color="auto"/>
              <w:right w:val="single" w:sz="4" w:space="0" w:color="auto"/>
            </w:tcBorders>
          </w:tcPr>
          <w:p w:rsidR="00E73994" w:rsidRPr="00C041DB" w:rsidRDefault="00E73994" w:rsidP="00E73994">
            <w:pPr>
              <w:pStyle w:val="Recuodecorpodetexto2"/>
              <w:widowControl w:val="0"/>
              <w:ind w:firstLine="0"/>
              <w:jc w:val="center"/>
              <w:rPr>
                <w:rStyle w:val="SoDAField"/>
                <w:rFonts w:eastAsia="Arial Unicode MS"/>
                <w:b/>
                <w:bCs/>
                <w:color w:val="auto"/>
                <w:sz w:val="24"/>
                <w:lang w:val="en-US"/>
              </w:rPr>
            </w:pPr>
            <w:r w:rsidRPr="00C041DB">
              <w:rPr>
                <w:rStyle w:val="SoDAField"/>
                <w:b/>
                <w:bCs/>
                <w:color w:val="auto"/>
                <w:sz w:val="24"/>
                <w:lang w:val="en-US"/>
              </w:rPr>
              <w:t>Tp</w:t>
            </w:r>
          </w:p>
        </w:tc>
        <w:tc>
          <w:tcPr>
            <w:tcW w:w="540" w:type="dxa"/>
            <w:tcBorders>
              <w:top w:val="single" w:sz="4" w:space="0" w:color="auto"/>
              <w:left w:val="single" w:sz="4" w:space="0" w:color="auto"/>
              <w:bottom w:val="single" w:sz="4" w:space="0" w:color="auto"/>
              <w:right w:val="single" w:sz="4" w:space="0" w:color="auto"/>
            </w:tcBorders>
          </w:tcPr>
          <w:p w:rsidR="00E73994" w:rsidRPr="00C041DB" w:rsidRDefault="00E73994" w:rsidP="00E73994">
            <w:pPr>
              <w:pStyle w:val="Recuodecorpodetexto2"/>
              <w:widowControl w:val="0"/>
              <w:ind w:firstLine="0"/>
              <w:jc w:val="center"/>
              <w:rPr>
                <w:b/>
                <w:bCs/>
                <w:sz w:val="24"/>
                <w:lang w:val="en-US"/>
              </w:rPr>
            </w:pPr>
            <w:r w:rsidRPr="00C041DB">
              <w:rPr>
                <w:b/>
                <w:bCs/>
                <w:sz w:val="24"/>
                <w:lang w:val="en-US"/>
              </w:rPr>
              <w:t>Tm</w:t>
            </w:r>
          </w:p>
        </w:tc>
        <w:tc>
          <w:tcPr>
            <w:tcW w:w="720" w:type="dxa"/>
            <w:tcBorders>
              <w:top w:val="single" w:sz="4" w:space="0" w:color="auto"/>
              <w:left w:val="single" w:sz="4" w:space="0" w:color="auto"/>
              <w:bottom w:val="single" w:sz="4" w:space="0" w:color="auto"/>
              <w:right w:val="single" w:sz="4" w:space="0" w:color="auto"/>
            </w:tcBorders>
          </w:tcPr>
          <w:p w:rsidR="00E73994" w:rsidRPr="00C041DB" w:rsidRDefault="00E73994" w:rsidP="00E73994">
            <w:pPr>
              <w:pStyle w:val="Recuodecorpodetexto2"/>
              <w:widowControl w:val="0"/>
              <w:ind w:firstLine="0"/>
              <w:jc w:val="center"/>
              <w:rPr>
                <w:b/>
                <w:bCs/>
                <w:sz w:val="24"/>
                <w:lang w:val="en-US"/>
              </w:rPr>
            </w:pPr>
            <w:r w:rsidRPr="00C041DB">
              <w:rPr>
                <w:b/>
                <w:bCs/>
                <w:sz w:val="24"/>
                <w:lang w:val="en-US"/>
              </w:rPr>
              <w:t>Op</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b/>
                <w:bCs/>
                <w:color w:val="auto"/>
              </w:rPr>
            </w:pPr>
            <w:r w:rsidRPr="00C041DB">
              <w:rPr>
                <w:rStyle w:val="SoDAField"/>
                <w:b/>
                <w:bCs/>
                <w:color w:val="auto"/>
              </w:rPr>
              <w:t>Identificador do usufruto da licença prêmio</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rPr>
                <w:rStyle w:val="SoDAField"/>
                <w:rFonts w:eastAsia="Arial Unicode MS"/>
                <w:color w:val="auto"/>
              </w:rPr>
            </w:pP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N</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11</w:t>
            </w: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Autom</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b/>
                <w:bCs/>
                <w:color w:val="auto"/>
              </w:rPr>
            </w:pPr>
            <w:r w:rsidRPr="00C041DB">
              <w:rPr>
                <w:rStyle w:val="SoDAField"/>
                <w:b/>
                <w:bCs/>
                <w:color w:val="auto"/>
              </w:rPr>
              <w:t>Identificador do período aquisitivo de licença prêmio</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rPr>
                <w:rStyle w:val="SoDAField"/>
                <w:rFonts w:eastAsia="Arial Unicode MS"/>
                <w:color w:val="auto"/>
              </w:rPr>
            </w:pP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Tabela</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N</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11</w:t>
            </w: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Obrig.</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b/>
                <w:bCs/>
                <w:color w:val="auto"/>
              </w:rPr>
            </w:pPr>
            <w:r w:rsidRPr="00C041DB">
              <w:rPr>
                <w:rStyle w:val="SoDAField"/>
                <w:b/>
                <w:bCs/>
                <w:color w:val="auto"/>
              </w:rPr>
              <w:t>Data inicial do período de fruição</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rPr>
                <w:rStyle w:val="SoDAField"/>
                <w:rFonts w:eastAsia="Arial Unicode MS"/>
                <w:color w:val="auto"/>
              </w:rPr>
            </w:pPr>
            <w:r w:rsidRPr="00C041DB">
              <w:rPr>
                <w:rStyle w:val="SoDAField"/>
                <w:rFonts w:eastAsia="Arial Unicode MS"/>
                <w:color w:val="auto"/>
              </w:rPr>
              <w:t>Recebido da página</w:t>
            </w: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Data</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 xml:space="preserve"> </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 xml:space="preserve"> </w:t>
            </w: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Obrig.</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r w:rsidRPr="00C041DB">
              <w:rPr>
                <w:rStyle w:val="SoDAField"/>
                <w:color w:val="auto"/>
              </w:rPr>
              <w:t>Data final do período de fruição</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rPr>
                <w:rStyle w:val="SoDAField"/>
                <w:rFonts w:eastAsia="Arial Unicode MS"/>
                <w:color w:val="auto"/>
              </w:rPr>
            </w:pPr>
            <w:r w:rsidRPr="00C041DB">
              <w:rPr>
                <w:rStyle w:val="SoDAField"/>
                <w:rFonts w:eastAsia="Arial Unicode MS"/>
                <w:color w:val="auto"/>
              </w:rPr>
              <w:t>Soma(data inicial+quantidade de dias)</w:t>
            </w: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Data</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 xml:space="preserve"> </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 xml:space="preserve"> </w:t>
            </w: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Obrig.</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r w:rsidRPr="00C041DB">
              <w:rPr>
                <w:rStyle w:val="SoDAField"/>
                <w:color w:val="auto"/>
              </w:rPr>
              <w:t>Situação do período de fruição</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rPr>
                <w:rStyle w:val="SoDAField"/>
                <w:rFonts w:eastAsia="Arial Unicode MS"/>
                <w:color w:val="auto"/>
              </w:rPr>
            </w:pPr>
            <w:r w:rsidRPr="00C041DB">
              <w:rPr>
                <w:rStyle w:val="SoDAField"/>
                <w:rFonts w:eastAsia="Arial Unicode MS"/>
                <w:color w:val="auto"/>
              </w:rPr>
              <w:t>Caso a data inicial da fruição seja superior ou igual à data do dia atribuir “Programado” senão “Programado retroativamente”.</w:t>
            </w: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Domínio</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N</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1</w:t>
            </w: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Autom</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r w:rsidRPr="00C041DB">
              <w:rPr>
                <w:rStyle w:val="SoDAField"/>
                <w:color w:val="auto"/>
              </w:rPr>
              <w:t>Data da situação do período de fruição</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rPr>
                <w:rStyle w:val="SoDAField"/>
                <w:rFonts w:eastAsia="Arial Unicode MS"/>
                <w:color w:val="auto"/>
              </w:rPr>
            </w:pPr>
            <w:r w:rsidRPr="00C041DB">
              <w:rPr>
                <w:rStyle w:val="SoDAField"/>
                <w:rFonts w:eastAsia="Arial Unicode MS"/>
                <w:color w:val="auto"/>
              </w:rPr>
              <w:t>Data atual</w:t>
            </w: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Data</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Dep.</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pPr>
            <w:r w:rsidRPr="00C041DB">
              <w:t>Quantidade de dias de licença prêmio usufruídos</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rPr>
                <w:rStyle w:val="SoDAField"/>
                <w:rFonts w:eastAsia="Arial Unicode MS"/>
                <w:color w:val="auto"/>
              </w:rPr>
            </w:pPr>
            <w:r w:rsidRPr="00C041DB">
              <w:rPr>
                <w:rStyle w:val="SoDAField"/>
                <w:rFonts w:eastAsia="Arial Unicode MS"/>
                <w:color w:val="auto"/>
              </w:rPr>
              <w:t>Recebido da página</w:t>
            </w: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N</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2</w:t>
            </w: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Obrig.</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r w:rsidRPr="00C041DB">
              <w:rPr>
                <w:rStyle w:val="SoDAField"/>
                <w:color w:val="auto"/>
              </w:rPr>
              <w:t xml:space="preserve">Tipo da suspensão ou interrupção </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rPr>
                <w:rStyle w:val="SoDAField"/>
                <w:rFonts w:eastAsia="Arial Unicode MS"/>
                <w:color w:val="auto"/>
              </w:rPr>
            </w:pPr>
            <w:r w:rsidRPr="00C041DB">
              <w:rPr>
                <w:rStyle w:val="SoDAField"/>
                <w:rFonts w:eastAsia="Arial Unicode MS"/>
                <w:color w:val="auto"/>
              </w:rPr>
              <w:t>Nulo</w:t>
            </w: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Domínio</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N</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1</w:t>
            </w: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Dep.</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r w:rsidRPr="00C041DB">
              <w:rPr>
                <w:rStyle w:val="SoDAField"/>
                <w:color w:val="auto"/>
              </w:rPr>
              <w:t>Motivo da suspensão ou interrupção definitiva</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rPr>
                <w:rStyle w:val="SoDAField"/>
                <w:rFonts w:eastAsia="Arial Unicode MS"/>
                <w:color w:val="auto"/>
              </w:rPr>
            </w:pPr>
            <w:r w:rsidRPr="00C041DB">
              <w:rPr>
                <w:rStyle w:val="SoDAField"/>
                <w:rFonts w:eastAsia="Arial Unicode MS"/>
                <w:color w:val="auto"/>
              </w:rPr>
              <w:t>Nulo</w:t>
            </w: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Texto</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Dep.</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r w:rsidRPr="00C041DB">
              <w:rPr>
                <w:rStyle w:val="SoDAField"/>
                <w:color w:val="auto"/>
              </w:rPr>
              <w:t>Identificador do histórico de movimentação de cargo efetivo que originou a suspensão ou interrupção da licença prêmio</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r w:rsidRPr="00C041DB">
              <w:rPr>
                <w:rStyle w:val="SoDAField"/>
                <w:rFonts w:eastAsia="Arial Unicode MS"/>
                <w:color w:val="auto"/>
              </w:rPr>
              <w:t>Nulo</w:t>
            </w: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rFonts w:eastAsia="Arial Unicode MS"/>
                <w:color w:val="auto"/>
              </w:rPr>
              <w:t>Tabela</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rFonts w:eastAsia="Arial Unicode MS"/>
                <w:color w:val="auto"/>
              </w:rPr>
              <w:t>N</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11</w:t>
            </w: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Autom</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r w:rsidRPr="00C041DB">
              <w:rPr>
                <w:rStyle w:val="SoDAField"/>
                <w:color w:val="auto"/>
              </w:rPr>
              <w:t>Identificador do histórico de movimentação de cargo comissionado que originou a suspensão ou interrupção da licença prêmio</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r w:rsidRPr="00C041DB">
              <w:rPr>
                <w:rStyle w:val="SoDAField"/>
                <w:rFonts w:eastAsia="Arial Unicode MS"/>
                <w:color w:val="auto"/>
              </w:rPr>
              <w:t>Nulo</w:t>
            </w: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rFonts w:eastAsia="Arial Unicode MS"/>
                <w:color w:val="auto"/>
              </w:rPr>
              <w:t>Tabela</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rFonts w:eastAsia="Arial Unicode MS"/>
                <w:color w:val="auto"/>
              </w:rPr>
              <w:t>N</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11</w:t>
            </w: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Autom</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r w:rsidRPr="00C041DB">
              <w:rPr>
                <w:rStyle w:val="SoDAField"/>
                <w:color w:val="auto"/>
              </w:rPr>
              <w:t>Identificador do histórico de afastamento do vínculo que originou a suspensão da licença prêmio</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r w:rsidRPr="00C041DB">
              <w:rPr>
                <w:rStyle w:val="SoDAField"/>
                <w:rFonts w:eastAsia="Arial Unicode MS"/>
                <w:color w:val="auto"/>
              </w:rPr>
              <w:t>Nulo</w:t>
            </w: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rFonts w:eastAsia="Arial Unicode MS"/>
                <w:color w:val="auto"/>
              </w:rPr>
              <w:t>Tabela</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rFonts w:eastAsia="Arial Unicode MS"/>
                <w:color w:val="auto"/>
              </w:rPr>
              <w:t>N</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11</w:t>
            </w: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Autom</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r w:rsidRPr="00C041DB">
              <w:rPr>
                <w:rStyle w:val="SoDAField"/>
                <w:rFonts w:eastAsia="Arial Unicode MS"/>
                <w:color w:val="auto"/>
              </w:rPr>
              <w:t>Identificação do Afastamento Temporário</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r w:rsidRPr="00C041DB">
              <w:rPr>
                <w:rStyle w:val="SoDAField"/>
                <w:rFonts w:eastAsia="Arial Unicode MS"/>
                <w:color w:val="auto"/>
              </w:rPr>
              <w:t>gerado</w:t>
            </w: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rPr>
                <w:rStyle w:val="SoDAField"/>
                <w:rFonts w:eastAsia="Arial Unicode MS"/>
                <w:color w:val="auto"/>
              </w:rPr>
            </w:pP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pPr>
            <w:r w:rsidRPr="00C041DB">
              <w:t>Dados do documento</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pPr>
            <w:r w:rsidRPr="00C041DB">
              <w:t>Recebido</w:t>
            </w: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Vários</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Opc.</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pPr>
            <w:r w:rsidRPr="00C041DB">
              <w:t>Dados da publicação</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pPr>
            <w:r w:rsidRPr="00C041DB">
              <w:t>Recebido</w:t>
            </w: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Vários</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Opc.</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r w:rsidRPr="00C041DB">
              <w:rPr>
                <w:rStyle w:val="SoDAField"/>
                <w:color w:val="auto"/>
              </w:rPr>
              <w:t>Situação da validade</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rPr>
                <w:rStyle w:val="SoDAField"/>
                <w:rFonts w:eastAsia="Arial Unicode MS"/>
                <w:color w:val="auto"/>
              </w:rPr>
            </w:pPr>
            <w:r w:rsidRPr="00C041DB">
              <w:rPr>
                <w:rStyle w:val="SoDAField"/>
                <w:rFonts w:eastAsia="Arial Unicode MS"/>
                <w:color w:val="auto"/>
              </w:rPr>
              <w:t>Ativo</w:t>
            </w: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Domínio</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N</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1</w:t>
            </w: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Autom</w:t>
            </w:r>
          </w:p>
        </w:tc>
      </w:tr>
      <w:tr w:rsidR="00E73994" w:rsidTr="00E73994">
        <w:tc>
          <w:tcPr>
            <w:tcW w:w="43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left"/>
              <w:rPr>
                <w:rStyle w:val="SoDAField"/>
                <w:rFonts w:eastAsia="Arial Unicode MS"/>
                <w:color w:val="auto"/>
              </w:rPr>
            </w:pPr>
            <w:r w:rsidRPr="00C041DB">
              <w:rPr>
                <w:rStyle w:val="SoDAField"/>
                <w:color w:val="auto"/>
              </w:rPr>
              <w:t>Data do lançamento da anulação</w:t>
            </w:r>
          </w:p>
        </w:tc>
        <w:tc>
          <w:tcPr>
            <w:tcW w:w="23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rPr>
                <w:rStyle w:val="SoDAField"/>
                <w:rFonts w:eastAsia="Arial Unicode MS"/>
                <w:color w:val="auto"/>
              </w:rPr>
            </w:pPr>
            <w:r w:rsidRPr="00C041DB">
              <w:rPr>
                <w:rStyle w:val="SoDAField"/>
                <w:rFonts w:eastAsia="Arial Unicode MS"/>
                <w:color w:val="auto"/>
              </w:rPr>
              <w:t>Nulo</w:t>
            </w:r>
          </w:p>
        </w:tc>
        <w:tc>
          <w:tcPr>
            <w:tcW w:w="108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r w:rsidRPr="00C041DB">
              <w:rPr>
                <w:rStyle w:val="SoDAField"/>
                <w:color w:val="auto"/>
              </w:rPr>
              <w:t>Data</w:t>
            </w: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rPr>
                <w:rStyle w:val="SoDAField"/>
                <w:rFonts w:eastAsia="Arial Unicode MS"/>
                <w:color w:val="auto"/>
              </w:rPr>
            </w:pPr>
          </w:p>
        </w:tc>
        <w:tc>
          <w:tcPr>
            <w:tcW w:w="54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p>
        </w:tc>
        <w:tc>
          <w:tcPr>
            <w:tcW w:w="720" w:type="dxa"/>
            <w:tcBorders>
              <w:top w:val="single" w:sz="4" w:space="0" w:color="auto"/>
              <w:left w:val="single" w:sz="4" w:space="0" w:color="auto"/>
              <w:bottom w:val="single" w:sz="4" w:space="0" w:color="auto"/>
              <w:right w:val="single" w:sz="4" w:space="0" w:color="auto"/>
            </w:tcBorders>
            <w:vAlign w:val="center"/>
          </w:tcPr>
          <w:p w:rsidR="00E73994" w:rsidRPr="00C041DB" w:rsidRDefault="00E73994" w:rsidP="00E73994">
            <w:pPr>
              <w:pStyle w:val="Recuodecorpodetexto2"/>
              <w:widowControl w:val="0"/>
              <w:ind w:firstLine="0"/>
              <w:jc w:val="center"/>
            </w:pPr>
            <w:r w:rsidRPr="00C041DB">
              <w:t>Dep.</w:t>
            </w:r>
          </w:p>
        </w:tc>
      </w:tr>
    </w:tbl>
    <w:p w:rsidR="00894896" w:rsidRDefault="00894896">
      <w:pPr>
        <w:spacing w:line="240" w:lineRule="auto"/>
        <w:ind w:left="0"/>
        <w:jc w:val="left"/>
      </w:pPr>
    </w:p>
    <w:p w:rsidR="00E73994" w:rsidRDefault="00E73994">
      <w:pPr>
        <w:spacing w:line="240" w:lineRule="auto"/>
        <w:ind w:left="0"/>
        <w:jc w:val="left"/>
        <w:rPr>
          <w:rFonts w:cs="Arial"/>
          <w:b/>
          <w:bCs/>
          <w:color w:val="000080"/>
          <w:kern w:val="32"/>
          <w:sz w:val="36"/>
          <w:szCs w:val="32"/>
        </w:rPr>
      </w:pPr>
    </w:p>
    <w:p w:rsidR="00CA000D" w:rsidRDefault="00CA000D" w:rsidP="00CA000D">
      <w:pPr>
        <w:pStyle w:val="Ttulo1"/>
        <w:keepNext w:val="0"/>
        <w:widowControl w:val="0"/>
        <w:spacing w:before="0" w:line="240" w:lineRule="auto"/>
        <w:ind w:left="540" w:hanging="540"/>
      </w:pPr>
      <w:bookmarkStart w:id="140" w:name="_Toc78905702"/>
      <w:r>
        <w:t>Telas</w:t>
      </w:r>
      <w:bookmarkEnd w:id="140"/>
    </w:p>
    <w:p w:rsidR="00AC4062" w:rsidRDefault="00AC4062" w:rsidP="001A6426">
      <w:pPr>
        <w:pStyle w:val="Ttulo2"/>
      </w:pPr>
      <w:bookmarkStart w:id="141" w:name="_Ref78887629"/>
      <w:bookmarkStart w:id="142" w:name="_Toc78905703"/>
      <w:r>
        <w:t>Tela 1</w:t>
      </w:r>
      <w:bookmarkEnd w:id="141"/>
      <w:bookmarkEnd w:id="142"/>
    </w:p>
    <w:p w:rsidR="00894896" w:rsidRDefault="009A4F9A" w:rsidP="00356AC8">
      <w:pPr>
        <w:keepNext/>
        <w:ind w:left="0"/>
      </w:pPr>
      <w:r>
        <w:rPr>
          <w:noProof/>
          <w:lang w:val="en-US" w:eastAsia="en-US"/>
        </w:rPr>
        <w:drawing>
          <wp:inline distT="0" distB="0" distL="0" distR="0" wp14:anchorId="74BA3268" wp14:editId="6920E428">
            <wp:extent cx="5400040" cy="1807210"/>
            <wp:effectExtent l="0" t="0" r="0" b="254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807210"/>
                    </a:xfrm>
                    <a:prstGeom prst="rect">
                      <a:avLst/>
                    </a:prstGeom>
                  </pic:spPr>
                </pic:pic>
              </a:graphicData>
            </a:graphic>
          </wp:inline>
        </w:drawing>
      </w:r>
    </w:p>
    <w:p w:rsidR="00AC4062" w:rsidRDefault="00894896" w:rsidP="00894896">
      <w:pPr>
        <w:pStyle w:val="Legenda"/>
        <w:jc w:val="center"/>
      </w:pPr>
      <w:r>
        <w:t xml:space="preserve">Figura </w:t>
      </w:r>
      <w:r>
        <w:fldChar w:fldCharType="begin"/>
      </w:r>
      <w:r>
        <w:instrText xml:space="preserve"> SEQ Figura \* ARABIC </w:instrText>
      </w:r>
      <w:r>
        <w:fldChar w:fldCharType="separate"/>
      </w:r>
      <w:r w:rsidR="00A12DBF">
        <w:rPr>
          <w:noProof/>
        </w:rPr>
        <w:t>1</w:t>
      </w:r>
      <w:r>
        <w:fldChar w:fldCharType="end"/>
      </w:r>
      <w:r w:rsidR="009A4F9A">
        <w:t xml:space="preserve"> - Tela Manter Licença Prêmio / Assiduidade</w:t>
      </w:r>
    </w:p>
    <w:p w:rsidR="00356AC8" w:rsidRDefault="00881B36" w:rsidP="001A6426">
      <w:pPr>
        <w:pStyle w:val="Ttulo2"/>
      </w:pPr>
      <w:bookmarkStart w:id="143" w:name="_Toc78905704"/>
      <w:r>
        <w:t>Tela 2</w:t>
      </w:r>
      <w:bookmarkEnd w:id="143"/>
    </w:p>
    <w:p w:rsidR="009A4F9A" w:rsidRDefault="00356AC8" w:rsidP="00356AC8">
      <w:pPr>
        <w:ind w:left="0"/>
      </w:pPr>
      <w:r w:rsidRPr="00356AC8">
        <w:drawing>
          <wp:inline distT="0" distB="0" distL="0" distR="0" wp14:anchorId="5CEC7769" wp14:editId="743DCBDC">
            <wp:extent cx="5400040" cy="28225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822575"/>
                    </a:xfrm>
                    <a:prstGeom prst="rect">
                      <a:avLst/>
                    </a:prstGeom>
                  </pic:spPr>
                </pic:pic>
              </a:graphicData>
            </a:graphic>
          </wp:inline>
        </w:drawing>
      </w:r>
    </w:p>
    <w:p w:rsidR="00356AC8" w:rsidRDefault="00356AC8" w:rsidP="00356AC8">
      <w:pPr>
        <w:ind w:left="0"/>
      </w:pPr>
    </w:p>
    <w:p w:rsidR="00881B36" w:rsidRDefault="00881B36" w:rsidP="001A6426">
      <w:pPr>
        <w:pStyle w:val="Ttulo2"/>
      </w:pPr>
      <w:bookmarkStart w:id="144" w:name="_Ref78892088"/>
      <w:bookmarkStart w:id="145" w:name="_Toc78905705"/>
      <w:r>
        <w:t>Tela 3</w:t>
      </w:r>
      <w:bookmarkEnd w:id="144"/>
      <w:bookmarkEnd w:id="145"/>
    </w:p>
    <w:p w:rsidR="00356AC8" w:rsidRDefault="00356AC8" w:rsidP="00356AC8">
      <w:pPr>
        <w:ind w:left="0"/>
      </w:pPr>
    </w:p>
    <w:p w:rsidR="00356AC8" w:rsidRDefault="00881B36" w:rsidP="00881B36">
      <w:pPr>
        <w:ind w:left="0"/>
      </w:pPr>
      <w:r w:rsidRPr="00881B36">
        <w:drawing>
          <wp:inline distT="0" distB="0" distL="0" distR="0" wp14:anchorId="729B7424" wp14:editId="08E25030">
            <wp:extent cx="5400040" cy="309562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095625"/>
                    </a:xfrm>
                    <a:prstGeom prst="rect">
                      <a:avLst/>
                    </a:prstGeom>
                  </pic:spPr>
                </pic:pic>
              </a:graphicData>
            </a:graphic>
          </wp:inline>
        </w:drawing>
      </w:r>
    </w:p>
    <w:p w:rsidR="004C6453" w:rsidRDefault="004C6453" w:rsidP="00881B36">
      <w:pPr>
        <w:ind w:left="0"/>
      </w:pPr>
    </w:p>
    <w:p w:rsidR="004C6453" w:rsidRDefault="004C6453" w:rsidP="001A6426">
      <w:pPr>
        <w:pStyle w:val="Ttulo2"/>
      </w:pPr>
      <w:bookmarkStart w:id="146" w:name="_Ref78895828"/>
      <w:bookmarkStart w:id="147" w:name="_Toc78905706"/>
      <w:r>
        <w:t>Tela 4</w:t>
      </w:r>
      <w:bookmarkEnd w:id="146"/>
      <w:bookmarkEnd w:id="147"/>
    </w:p>
    <w:p w:rsidR="004C6453" w:rsidRDefault="004C6453" w:rsidP="00881B36">
      <w:pPr>
        <w:ind w:left="0"/>
      </w:pPr>
    </w:p>
    <w:p w:rsidR="004C6453" w:rsidRDefault="004C6453" w:rsidP="00881B36">
      <w:pPr>
        <w:ind w:left="0"/>
      </w:pPr>
      <w:r w:rsidRPr="004C6453">
        <w:drawing>
          <wp:inline distT="0" distB="0" distL="0" distR="0" wp14:anchorId="53C61CC6" wp14:editId="6F3C8877">
            <wp:extent cx="5400040" cy="2277745"/>
            <wp:effectExtent l="0" t="0" r="0" b="825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277745"/>
                    </a:xfrm>
                    <a:prstGeom prst="rect">
                      <a:avLst/>
                    </a:prstGeom>
                  </pic:spPr>
                </pic:pic>
              </a:graphicData>
            </a:graphic>
          </wp:inline>
        </w:drawing>
      </w:r>
    </w:p>
    <w:p w:rsidR="004C6453" w:rsidRDefault="004C6453" w:rsidP="00881B36">
      <w:pPr>
        <w:ind w:left="0"/>
      </w:pPr>
    </w:p>
    <w:p w:rsidR="002B0BCB" w:rsidRDefault="002B0BCB" w:rsidP="001A6426">
      <w:pPr>
        <w:pStyle w:val="Ttulo2"/>
      </w:pPr>
      <w:bookmarkStart w:id="148" w:name="_Ref78900109"/>
      <w:bookmarkStart w:id="149" w:name="_Toc78905707"/>
      <w:r>
        <w:t>Tela 5</w:t>
      </w:r>
      <w:bookmarkEnd w:id="148"/>
      <w:bookmarkEnd w:id="149"/>
    </w:p>
    <w:p w:rsidR="002B0BCB" w:rsidRDefault="002B0BCB" w:rsidP="00881B36">
      <w:pPr>
        <w:ind w:left="0"/>
      </w:pPr>
    </w:p>
    <w:p w:rsidR="002B0BCB" w:rsidRDefault="002B0BCB" w:rsidP="00881B36">
      <w:pPr>
        <w:ind w:left="0"/>
      </w:pPr>
      <w:r>
        <w:rPr>
          <w:noProof/>
          <w:lang w:val="en-US" w:eastAsia="en-US"/>
        </w:rPr>
        <w:drawing>
          <wp:inline distT="0" distB="0" distL="0" distR="0" wp14:anchorId="77C956D9" wp14:editId="001E1C9E">
            <wp:extent cx="5400040" cy="3088005"/>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088005"/>
                    </a:xfrm>
                    <a:prstGeom prst="rect">
                      <a:avLst/>
                    </a:prstGeom>
                  </pic:spPr>
                </pic:pic>
              </a:graphicData>
            </a:graphic>
          </wp:inline>
        </w:drawing>
      </w:r>
    </w:p>
    <w:p w:rsidR="004C6453" w:rsidRDefault="004C6453" w:rsidP="00881B36">
      <w:pPr>
        <w:ind w:left="0"/>
      </w:pPr>
    </w:p>
    <w:p w:rsidR="008C3ED1" w:rsidRDefault="008C3ED1" w:rsidP="001A6426">
      <w:pPr>
        <w:pStyle w:val="Ttulo2"/>
      </w:pPr>
      <w:bookmarkStart w:id="150" w:name="_Ref78900846"/>
      <w:bookmarkStart w:id="151" w:name="_Toc78905708"/>
      <w:r>
        <w:t>Tela 6</w:t>
      </w:r>
      <w:bookmarkEnd w:id="150"/>
      <w:bookmarkEnd w:id="151"/>
    </w:p>
    <w:p w:rsidR="008C3ED1" w:rsidRDefault="008C3ED1" w:rsidP="00881B36">
      <w:pPr>
        <w:ind w:left="0"/>
      </w:pPr>
    </w:p>
    <w:p w:rsidR="008C3ED1" w:rsidRDefault="008C3ED1" w:rsidP="00881B36">
      <w:pPr>
        <w:ind w:left="0"/>
      </w:pPr>
      <w:r w:rsidRPr="008C3ED1">
        <w:drawing>
          <wp:inline distT="0" distB="0" distL="0" distR="0" wp14:anchorId="0CFE58C2" wp14:editId="735897DA">
            <wp:extent cx="5400040" cy="3082925"/>
            <wp:effectExtent l="0" t="0" r="0" b="317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082925"/>
                    </a:xfrm>
                    <a:prstGeom prst="rect">
                      <a:avLst/>
                    </a:prstGeom>
                  </pic:spPr>
                </pic:pic>
              </a:graphicData>
            </a:graphic>
          </wp:inline>
        </w:drawing>
      </w:r>
    </w:p>
    <w:p w:rsidR="00147355" w:rsidRDefault="00147355" w:rsidP="00881B36">
      <w:pPr>
        <w:ind w:left="0"/>
      </w:pPr>
    </w:p>
    <w:p w:rsidR="00147355" w:rsidRDefault="00147355" w:rsidP="001A6426">
      <w:pPr>
        <w:pStyle w:val="Ttulo2"/>
      </w:pPr>
      <w:bookmarkStart w:id="152" w:name="_Ref78902846"/>
      <w:bookmarkStart w:id="153" w:name="_Toc78905709"/>
      <w:r>
        <w:t>Tela 7</w:t>
      </w:r>
      <w:bookmarkEnd w:id="152"/>
      <w:bookmarkEnd w:id="153"/>
    </w:p>
    <w:p w:rsidR="00147355" w:rsidRDefault="00147355" w:rsidP="00881B36">
      <w:pPr>
        <w:ind w:left="0"/>
      </w:pPr>
      <w:r w:rsidRPr="00147355">
        <w:drawing>
          <wp:inline distT="0" distB="0" distL="0" distR="0" wp14:anchorId="69D37AC2" wp14:editId="275AF5F4">
            <wp:extent cx="5400040" cy="248158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481580"/>
                    </a:xfrm>
                    <a:prstGeom prst="rect">
                      <a:avLst/>
                    </a:prstGeom>
                  </pic:spPr>
                </pic:pic>
              </a:graphicData>
            </a:graphic>
          </wp:inline>
        </w:drawing>
      </w:r>
    </w:p>
    <w:p w:rsidR="001A6426" w:rsidRDefault="001A6426" w:rsidP="00881B36">
      <w:pPr>
        <w:ind w:left="0"/>
      </w:pPr>
    </w:p>
    <w:p w:rsidR="001A6426" w:rsidRDefault="001A6426" w:rsidP="001A6426">
      <w:pPr>
        <w:pStyle w:val="Ttulo2"/>
      </w:pPr>
      <w:bookmarkStart w:id="154" w:name="_Ref78903622"/>
      <w:bookmarkStart w:id="155" w:name="_Toc78905710"/>
      <w:r>
        <w:t>Tela 8</w:t>
      </w:r>
      <w:bookmarkEnd w:id="154"/>
      <w:bookmarkEnd w:id="155"/>
    </w:p>
    <w:p w:rsidR="001A6426" w:rsidRPr="004C6453" w:rsidRDefault="001A6426" w:rsidP="00881B36">
      <w:pPr>
        <w:ind w:left="0"/>
      </w:pPr>
      <w:r w:rsidRPr="001A6426">
        <w:drawing>
          <wp:inline distT="0" distB="0" distL="0" distR="0" wp14:anchorId="0045AC64" wp14:editId="5E249AA6">
            <wp:extent cx="5400040" cy="3074035"/>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074035"/>
                    </a:xfrm>
                    <a:prstGeom prst="rect">
                      <a:avLst/>
                    </a:prstGeom>
                  </pic:spPr>
                </pic:pic>
              </a:graphicData>
            </a:graphic>
          </wp:inline>
        </w:drawing>
      </w:r>
    </w:p>
    <w:p w:rsidR="009A4F9A" w:rsidRPr="009A4F9A" w:rsidRDefault="009A4F9A" w:rsidP="009A4F9A"/>
    <w:p w:rsidR="00CA000D" w:rsidRDefault="00894896" w:rsidP="00CA000D">
      <w:pPr>
        <w:pStyle w:val="Ttulo1"/>
        <w:keepNext w:val="0"/>
        <w:widowControl w:val="0"/>
        <w:spacing w:before="0" w:line="240" w:lineRule="auto"/>
        <w:ind w:left="540" w:hanging="540"/>
      </w:pPr>
      <w:bookmarkStart w:id="156" w:name="_Toc78905711"/>
      <w:r>
        <w:t>Relatório (</w:t>
      </w:r>
      <w:r w:rsidR="00CA000D">
        <w:t>s)</w:t>
      </w:r>
      <w:bookmarkEnd w:id="156"/>
    </w:p>
    <w:p w:rsidR="00155FE5" w:rsidRPr="00155FE5" w:rsidRDefault="00155FE5" w:rsidP="00155FE5">
      <w:r>
        <w:t>N/A.</w:t>
      </w:r>
    </w:p>
    <w:p w:rsidR="00894896" w:rsidRPr="00894896" w:rsidRDefault="00894896" w:rsidP="00894896"/>
    <w:sectPr w:rsidR="00894896" w:rsidRPr="00894896" w:rsidSect="00BD3501">
      <w:headerReference w:type="default" r:id="rId17"/>
      <w:footerReference w:type="even" r:id="rId18"/>
      <w:footerReference w:type="default" r:id="rId19"/>
      <w:headerReference w:type="first" r:id="rId20"/>
      <w:footerReference w:type="first" r:id="rId2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1421" w:rsidRDefault="00D41421" w:rsidP="002908D9">
      <w:r>
        <w:separator/>
      </w:r>
    </w:p>
  </w:endnote>
  <w:endnote w:type="continuationSeparator" w:id="0">
    <w:p w:rsidR="00D41421" w:rsidRDefault="00D41421"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0005" w:rsidRDefault="00900005"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900005" w:rsidRDefault="00900005" w:rsidP="00BD3501">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70" w:type="dxa"/>
      <w:jc w:val="center"/>
      <w:tblBorders>
        <w:top w:val="single" w:sz="12" w:space="0" w:color="auto"/>
        <w:bottom w:val="single" w:sz="12" w:space="0" w:color="auto"/>
      </w:tblBorders>
      <w:tblCellMar>
        <w:left w:w="70" w:type="dxa"/>
        <w:right w:w="70" w:type="dxa"/>
      </w:tblCellMar>
      <w:tblLook w:val="0000" w:firstRow="0" w:lastRow="0" w:firstColumn="0" w:lastColumn="0" w:noHBand="0" w:noVBand="0"/>
    </w:tblPr>
    <w:tblGrid>
      <w:gridCol w:w="2706"/>
      <w:gridCol w:w="4950"/>
      <w:gridCol w:w="1414"/>
    </w:tblGrid>
    <w:tr w:rsidR="00900005" w:rsidTr="00510CA9">
      <w:trPr>
        <w:jc w:val="center"/>
      </w:trPr>
      <w:tc>
        <w:tcPr>
          <w:tcW w:w="2706" w:type="dxa"/>
          <w:tcBorders>
            <w:top w:val="single" w:sz="12" w:space="0" w:color="auto"/>
            <w:bottom w:val="single" w:sz="12" w:space="0" w:color="auto"/>
            <w:right w:val="single" w:sz="4" w:space="0" w:color="auto"/>
          </w:tcBorders>
          <w:vAlign w:val="center"/>
        </w:tcPr>
        <w:p w:rsidR="00900005" w:rsidRDefault="00900005" w:rsidP="00510CA9">
          <w:pPr>
            <w:pStyle w:val="Rodap"/>
            <w:ind w:left="0"/>
            <w:rPr>
              <w:rFonts w:cs="Arial"/>
              <w:b/>
              <w:bCs/>
              <w:sz w:val="20"/>
            </w:rPr>
          </w:pPr>
          <w:r>
            <w:rPr>
              <w:rFonts w:cs="Arial"/>
              <w:b/>
              <w:bCs/>
              <w:sz w:val="20"/>
            </w:rPr>
            <w:t>Elaborado por:</w:t>
          </w:r>
        </w:p>
        <w:p w:rsidR="00900005" w:rsidRDefault="00900005" w:rsidP="00510CA9">
          <w:pPr>
            <w:pStyle w:val="Rodap"/>
            <w:ind w:left="0"/>
            <w:rPr>
              <w:rFonts w:cs="Arial"/>
              <w:sz w:val="20"/>
            </w:rPr>
          </w:pPr>
          <w:r>
            <w:rPr>
              <w:rFonts w:cs="Arial"/>
              <w:sz w:val="20"/>
            </w:rPr>
            <w:fldChar w:fldCharType="begin"/>
          </w:r>
          <w:r>
            <w:rPr>
              <w:rFonts w:cs="Arial"/>
              <w:sz w:val="20"/>
            </w:rPr>
            <w:instrText xml:space="preserve"> AUTHOR   \* MERGEFORMAT </w:instrText>
          </w:r>
          <w:r>
            <w:rPr>
              <w:rFonts w:cs="Arial"/>
              <w:sz w:val="20"/>
            </w:rPr>
            <w:fldChar w:fldCharType="separate"/>
          </w:r>
          <w:r>
            <w:rPr>
              <w:rFonts w:cs="Arial"/>
              <w:noProof/>
              <w:sz w:val="20"/>
            </w:rPr>
            <w:t>Cristiano Steffens</w:t>
          </w:r>
          <w:r>
            <w:rPr>
              <w:rFonts w:cs="Arial"/>
              <w:sz w:val="20"/>
            </w:rPr>
            <w:fldChar w:fldCharType="end"/>
          </w:r>
        </w:p>
        <w:p w:rsidR="00900005" w:rsidRDefault="00900005" w:rsidP="00510CA9">
          <w:pPr>
            <w:pStyle w:val="Rodap"/>
            <w:ind w:left="0"/>
            <w:rPr>
              <w:rFonts w:cs="Arial"/>
              <w:b/>
              <w:bCs/>
              <w:sz w:val="20"/>
            </w:rPr>
          </w:pPr>
          <w:r>
            <w:rPr>
              <w:rFonts w:cs="Arial"/>
              <w:b/>
              <w:bCs/>
              <w:sz w:val="20"/>
            </w:rPr>
            <w:t>Revisado por:</w:t>
          </w:r>
        </w:p>
        <w:p w:rsidR="00900005" w:rsidRDefault="00900005" w:rsidP="00510CA9">
          <w:pPr>
            <w:pStyle w:val="Rodap"/>
            <w:ind w:left="0"/>
            <w:rPr>
              <w:rFonts w:cs="Arial"/>
              <w:sz w:val="20"/>
            </w:rPr>
          </w:pPr>
          <w:r>
            <w:rPr>
              <w:rFonts w:cs="Arial"/>
              <w:sz w:val="20"/>
            </w:rPr>
            <w:fldChar w:fldCharType="begin"/>
          </w:r>
          <w:r>
            <w:rPr>
              <w:rFonts w:cs="Arial"/>
              <w:sz w:val="20"/>
            </w:rPr>
            <w:instrText xml:space="preserve"> DOCPROPERTY  Manager  \* MERGEFORMAT </w:instrText>
          </w:r>
          <w:r>
            <w:rPr>
              <w:rFonts w:cs="Arial"/>
              <w:sz w:val="20"/>
            </w:rPr>
            <w:fldChar w:fldCharType="end"/>
          </w:r>
        </w:p>
      </w:tc>
      <w:tc>
        <w:tcPr>
          <w:tcW w:w="4950" w:type="dxa"/>
          <w:tcBorders>
            <w:top w:val="single" w:sz="12" w:space="0" w:color="auto"/>
            <w:left w:val="single" w:sz="8" w:space="0" w:color="auto"/>
            <w:bottom w:val="single" w:sz="12" w:space="0" w:color="auto"/>
            <w:right w:val="single" w:sz="8" w:space="0" w:color="auto"/>
          </w:tcBorders>
        </w:tcPr>
        <w:p w:rsidR="00900005" w:rsidRDefault="00900005" w:rsidP="00510CA9">
          <w:pPr>
            <w:pStyle w:val="Rodap"/>
            <w:ind w:left="56"/>
            <w:rPr>
              <w:rFonts w:cs="Arial"/>
              <w:b/>
              <w:bCs/>
              <w:sz w:val="20"/>
            </w:rPr>
          </w:pPr>
          <w:r>
            <w:rPr>
              <w:rFonts w:cs="Arial"/>
              <w:b/>
              <w:bCs/>
              <w:sz w:val="20"/>
            </w:rPr>
            <w:t>Arquivo:</w:t>
          </w:r>
        </w:p>
        <w:p w:rsidR="00900005" w:rsidRDefault="00900005" w:rsidP="00510CA9">
          <w:pPr>
            <w:pStyle w:val="Rodap"/>
            <w:ind w:left="56"/>
            <w:rPr>
              <w:rFonts w:cs="Arial"/>
              <w:sz w:val="20"/>
            </w:rPr>
          </w:pPr>
          <w:r>
            <w:rPr>
              <w:rFonts w:cs="Arial"/>
              <w:snapToGrid w:val="0"/>
              <w:sz w:val="20"/>
            </w:rPr>
            <w:fldChar w:fldCharType="begin"/>
          </w:r>
          <w:r>
            <w:rPr>
              <w:rFonts w:cs="Arial"/>
              <w:snapToGrid w:val="0"/>
              <w:sz w:val="20"/>
            </w:rPr>
            <w:instrText xml:space="preserve"> FILENAME </w:instrText>
          </w:r>
          <w:r>
            <w:rPr>
              <w:rFonts w:cs="Arial"/>
              <w:snapToGrid w:val="0"/>
              <w:sz w:val="20"/>
            </w:rPr>
            <w:fldChar w:fldCharType="separate"/>
          </w:r>
          <w:r>
            <w:rPr>
              <w:rFonts w:cs="Arial"/>
              <w:noProof/>
              <w:snapToGrid w:val="0"/>
              <w:sz w:val="20"/>
            </w:rPr>
            <w:t>UCS0312 - Manter Licença Prêmio Assiduidade_</w:t>
          </w:r>
          <w:r>
            <w:rPr>
              <w:rFonts w:cs="Arial"/>
              <w:snapToGrid w:val="0"/>
              <w:sz w:val="20"/>
            </w:rPr>
            <w:fldChar w:fldCharType="end"/>
          </w:r>
        </w:p>
      </w:tc>
      <w:tc>
        <w:tcPr>
          <w:tcW w:w="1414" w:type="dxa"/>
          <w:tcBorders>
            <w:top w:val="single" w:sz="12" w:space="0" w:color="auto"/>
            <w:left w:val="single" w:sz="8" w:space="0" w:color="auto"/>
            <w:bottom w:val="single" w:sz="12" w:space="0" w:color="auto"/>
            <w:right w:val="nil"/>
          </w:tcBorders>
          <w:vAlign w:val="center"/>
        </w:tcPr>
        <w:p w:rsidR="00900005" w:rsidRDefault="00900005" w:rsidP="00AC4062">
          <w:pPr>
            <w:pStyle w:val="Rodap"/>
            <w:ind w:left="497"/>
            <w:rPr>
              <w:rFonts w:cs="Arial"/>
              <w:b/>
              <w:bCs/>
              <w:sz w:val="20"/>
            </w:rPr>
          </w:pPr>
          <w:r>
            <w:rPr>
              <w:rFonts w:cs="Arial"/>
              <w:b/>
              <w:bCs/>
              <w:sz w:val="20"/>
            </w:rPr>
            <w:t xml:space="preserve">Pág. </w:t>
          </w:r>
          <w:r>
            <w:rPr>
              <w:rFonts w:cs="Arial"/>
              <w:sz w:val="20"/>
            </w:rPr>
            <w:fldChar w:fldCharType="begin"/>
          </w:r>
          <w:r>
            <w:rPr>
              <w:rFonts w:cs="Arial"/>
              <w:sz w:val="20"/>
            </w:rPr>
            <w:instrText xml:space="preserve"> PAGE </w:instrText>
          </w:r>
          <w:r>
            <w:rPr>
              <w:rFonts w:cs="Arial"/>
              <w:sz w:val="20"/>
            </w:rPr>
            <w:fldChar w:fldCharType="separate"/>
          </w:r>
          <w:r w:rsidR="00E1128B">
            <w:rPr>
              <w:rFonts w:cs="Arial"/>
              <w:noProof/>
              <w:sz w:val="20"/>
            </w:rPr>
            <w:t>10</w:t>
          </w:r>
          <w:r>
            <w:rPr>
              <w:rFonts w:cs="Arial"/>
              <w:sz w:val="20"/>
            </w:rPr>
            <w:fldChar w:fldCharType="end"/>
          </w:r>
        </w:p>
      </w:tc>
    </w:tr>
  </w:tbl>
  <w:p w:rsidR="00900005" w:rsidRDefault="00900005" w:rsidP="00AC4062">
    <w:pPr>
      <w:pStyle w:val="Rodap"/>
      <w:ind w:left="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0005" w:rsidRDefault="00900005" w:rsidP="00AC4062">
    <w:pPr>
      <w:pStyle w:val="Rodap"/>
      <w:ind w:left="0"/>
    </w:pPr>
    <w:r>
      <w:rPr>
        <w:noProof/>
        <w:lang w:val="en-US" w:eastAsia="en-US"/>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21" name="Imagem 21"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1421" w:rsidRDefault="00D41421" w:rsidP="002908D9">
      <w:r>
        <w:separator/>
      </w:r>
    </w:p>
  </w:footnote>
  <w:footnote w:type="continuationSeparator" w:id="0">
    <w:p w:rsidR="00D41421" w:rsidRDefault="00D41421" w:rsidP="002908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0005" w:rsidRDefault="00900005" w:rsidP="00AC4062">
    <w:pPr>
      <w:pStyle w:val="Cabealho"/>
      <w:ind w:left="0"/>
    </w:pPr>
    <w:r>
      <w:rPr>
        <w:noProof/>
        <w:lang w:val="en-US" w:eastAsia="en-US"/>
      </w:rPr>
      <w:drawing>
        <wp:anchor distT="0" distB="0" distL="114300" distR="114300" simplePos="0" relativeHeight="251654656" behindDoc="0" locked="0" layoutInCell="1" allowOverlap="1">
          <wp:simplePos x="0" y="0"/>
          <wp:positionH relativeFrom="column">
            <wp:posOffset>4617720</wp:posOffset>
          </wp:positionH>
          <wp:positionV relativeFrom="paragraph">
            <wp:posOffset>-205768</wp:posOffset>
          </wp:positionV>
          <wp:extent cx="1507490" cy="484505"/>
          <wp:effectExtent l="0" t="0" r="0" b="0"/>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0005" w:rsidRDefault="00900005">
    <w:pPr>
      <w:pStyle w:val="Cabealho"/>
    </w:pPr>
    <w:r>
      <w:rPr>
        <w:noProof/>
        <w:lang w:val="en-US" w:eastAsia="en-US"/>
      </w:rPr>
      <w:drawing>
        <wp:anchor distT="0" distB="0" distL="114300" distR="114300" simplePos="0" relativeHeight="251656704" behindDoc="0" locked="0" layoutInCell="1" allowOverlap="1">
          <wp:simplePos x="0" y="0"/>
          <wp:positionH relativeFrom="column">
            <wp:posOffset>4649526</wp:posOffset>
          </wp:positionH>
          <wp:positionV relativeFrom="paragraph">
            <wp:posOffset>-197817</wp:posOffset>
          </wp:positionV>
          <wp:extent cx="1507490" cy="484505"/>
          <wp:effectExtent l="0" t="0" r="0" b="0"/>
          <wp:wrapSquare wrapText="bothSides"/>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15:restartNumberingAfterBreak="0">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15:restartNumberingAfterBreak="0">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15:restartNumberingAfterBreak="0">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15:restartNumberingAfterBreak="0">
    <w:nsid w:val="217D74E9"/>
    <w:multiLevelType w:val="multilevel"/>
    <w:tmpl w:val="BA8C1CE0"/>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15:restartNumberingAfterBreak="0">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15:restartNumberingAfterBreak="0">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15:restartNumberingAfterBreak="0">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15:restartNumberingAfterBreak="0">
    <w:nsid w:val="3B8F2597"/>
    <w:multiLevelType w:val="hybridMultilevel"/>
    <w:tmpl w:val="9528BA3E"/>
    <w:lvl w:ilvl="0" w:tplc="04160001">
      <w:start w:val="1"/>
      <w:numFmt w:val="bullet"/>
      <w:lvlText w:val=""/>
      <w:lvlJc w:val="left"/>
      <w:pPr>
        <w:tabs>
          <w:tab w:val="num" w:pos="1800"/>
        </w:tabs>
        <w:ind w:left="1800" w:hanging="360"/>
      </w:pPr>
      <w:rPr>
        <w:rFonts w:ascii="Symbol" w:hAnsi="Symbol" w:hint="default"/>
      </w:rPr>
    </w:lvl>
    <w:lvl w:ilvl="1" w:tplc="04160003" w:tentative="1">
      <w:start w:val="1"/>
      <w:numFmt w:val="bullet"/>
      <w:lvlText w:val="o"/>
      <w:lvlJc w:val="left"/>
      <w:pPr>
        <w:tabs>
          <w:tab w:val="num" w:pos="2520"/>
        </w:tabs>
        <w:ind w:left="2520" w:hanging="360"/>
      </w:pPr>
      <w:rPr>
        <w:rFonts w:ascii="Courier New" w:hAnsi="Courier New" w:hint="default"/>
      </w:rPr>
    </w:lvl>
    <w:lvl w:ilvl="2" w:tplc="04160005" w:tentative="1">
      <w:start w:val="1"/>
      <w:numFmt w:val="bullet"/>
      <w:lvlText w:val=""/>
      <w:lvlJc w:val="left"/>
      <w:pPr>
        <w:tabs>
          <w:tab w:val="num" w:pos="3240"/>
        </w:tabs>
        <w:ind w:left="3240" w:hanging="360"/>
      </w:pPr>
      <w:rPr>
        <w:rFonts w:ascii="Wingdings" w:hAnsi="Wingdings" w:hint="default"/>
      </w:rPr>
    </w:lvl>
    <w:lvl w:ilvl="3" w:tplc="04160001" w:tentative="1">
      <w:start w:val="1"/>
      <w:numFmt w:val="bullet"/>
      <w:lvlText w:val=""/>
      <w:lvlJc w:val="left"/>
      <w:pPr>
        <w:tabs>
          <w:tab w:val="num" w:pos="3960"/>
        </w:tabs>
        <w:ind w:left="3960" w:hanging="360"/>
      </w:pPr>
      <w:rPr>
        <w:rFonts w:ascii="Symbol" w:hAnsi="Symbol" w:hint="default"/>
      </w:rPr>
    </w:lvl>
    <w:lvl w:ilvl="4" w:tplc="04160003" w:tentative="1">
      <w:start w:val="1"/>
      <w:numFmt w:val="bullet"/>
      <w:lvlText w:val="o"/>
      <w:lvlJc w:val="left"/>
      <w:pPr>
        <w:tabs>
          <w:tab w:val="num" w:pos="4680"/>
        </w:tabs>
        <w:ind w:left="4680" w:hanging="360"/>
      </w:pPr>
      <w:rPr>
        <w:rFonts w:ascii="Courier New" w:hAnsi="Courier New" w:hint="default"/>
      </w:rPr>
    </w:lvl>
    <w:lvl w:ilvl="5" w:tplc="04160005" w:tentative="1">
      <w:start w:val="1"/>
      <w:numFmt w:val="bullet"/>
      <w:lvlText w:val=""/>
      <w:lvlJc w:val="left"/>
      <w:pPr>
        <w:tabs>
          <w:tab w:val="num" w:pos="5400"/>
        </w:tabs>
        <w:ind w:left="5400" w:hanging="360"/>
      </w:pPr>
      <w:rPr>
        <w:rFonts w:ascii="Wingdings" w:hAnsi="Wingdings" w:hint="default"/>
      </w:rPr>
    </w:lvl>
    <w:lvl w:ilvl="6" w:tplc="04160001" w:tentative="1">
      <w:start w:val="1"/>
      <w:numFmt w:val="bullet"/>
      <w:lvlText w:val=""/>
      <w:lvlJc w:val="left"/>
      <w:pPr>
        <w:tabs>
          <w:tab w:val="num" w:pos="6120"/>
        </w:tabs>
        <w:ind w:left="6120" w:hanging="360"/>
      </w:pPr>
      <w:rPr>
        <w:rFonts w:ascii="Symbol" w:hAnsi="Symbol" w:hint="default"/>
      </w:rPr>
    </w:lvl>
    <w:lvl w:ilvl="7" w:tplc="04160003" w:tentative="1">
      <w:start w:val="1"/>
      <w:numFmt w:val="bullet"/>
      <w:lvlText w:val="o"/>
      <w:lvlJc w:val="left"/>
      <w:pPr>
        <w:tabs>
          <w:tab w:val="num" w:pos="6840"/>
        </w:tabs>
        <w:ind w:left="6840" w:hanging="360"/>
      </w:pPr>
      <w:rPr>
        <w:rFonts w:ascii="Courier New" w:hAnsi="Courier New" w:hint="default"/>
      </w:rPr>
    </w:lvl>
    <w:lvl w:ilvl="8" w:tplc="04160005"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1" w15:restartNumberingAfterBreak="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2" w15:restartNumberingAfterBreak="0">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15:restartNumberingAfterBreak="0">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15:restartNumberingAfterBreak="0">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15:restartNumberingAfterBreak="0">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6" w15:restartNumberingAfterBreak="0">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1"/>
  </w:num>
  <w:num w:numId="3">
    <w:abstractNumId w:val="3"/>
  </w:num>
  <w:num w:numId="4">
    <w:abstractNumId w:val="17"/>
  </w:num>
  <w:num w:numId="5">
    <w:abstractNumId w:val="13"/>
  </w:num>
  <w:num w:numId="6">
    <w:abstractNumId w:val="16"/>
  </w:num>
  <w:num w:numId="7">
    <w:abstractNumId w:val="8"/>
  </w:num>
  <w:num w:numId="8">
    <w:abstractNumId w:val="1"/>
  </w:num>
  <w:num w:numId="9">
    <w:abstractNumId w:val="6"/>
  </w:num>
  <w:num w:numId="10">
    <w:abstractNumId w:val="0"/>
  </w:num>
  <w:num w:numId="11">
    <w:abstractNumId w:val="15"/>
  </w:num>
  <w:num w:numId="12">
    <w:abstractNumId w:val="14"/>
  </w:num>
  <w:num w:numId="13">
    <w:abstractNumId w:val="2"/>
  </w:num>
  <w:num w:numId="14">
    <w:abstractNumId w:val="10"/>
  </w:num>
  <w:num w:numId="15">
    <w:abstractNumId w:val="5"/>
  </w:num>
  <w:num w:numId="16">
    <w:abstractNumId w:val="12"/>
  </w:num>
  <w:num w:numId="17">
    <w:abstractNumId w:val="4"/>
  </w:num>
  <w:num w:numId="18">
    <w:abstractNumId w:val="9"/>
  </w:num>
  <w:num w:numId="19">
    <w:abstractNumId w:val="4"/>
  </w:num>
  <w:num w:numId="20">
    <w:abstractNumId w:val="4"/>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teffens, Cristiano Rafael">
    <w15:presenceInfo w15:providerId="None" w15:userId="Steffens, Cristiano Rafa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DBF"/>
    <w:rsid w:val="0000536A"/>
    <w:rsid w:val="00010C94"/>
    <w:rsid w:val="00011A7E"/>
    <w:rsid w:val="00080AA2"/>
    <w:rsid w:val="000A093A"/>
    <w:rsid w:val="000A26D6"/>
    <w:rsid w:val="000A2BFB"/>
    <w:rsid w:val="000B1FFE"/>
    <w:rsid w:val="000B4005"/>
    <w:rsid w:val="000F0299"/>
    <w:rsid w:val="00111169"/>
    <w:rsid w:val="00147355"/>
    <w:rsid w:val="00155FE5"/>
    <w:rsid w:val="001A25E3"/>
    <w:rsid w:val="001A6426"/>
    <w:rsid w:val="001C3550"/>
    <w:rsid w:val="001C7A01"/>
    <w:rsid w:val="002224E4"/>
    <w:rsid w:val="00230375"/>
    <w:rsid w:val="00232F60"/>
    <w:rsid w:val="00290019"/>
    <w:rsid w:val="002908D9"/>
    <w:rsid w:val="002B0BCB"/>
    <w:rsid w:val="002D336A"/>
    <w:rsid w:val="003274E5"/>
    <w:rsid w:val="003328F5"/>
    <w:rsid w:val="0034135A"/>
    <w:rsid w:val="003468EA"/>
    <w:rsid w:val="00356AC8"/>
    <w:rsid w:val="00374B36"/>
    <w:rsid w:val="0037750D"/>
    <w:rsid w:val="00381644"/>
    <w:rsid w:val="003A2780"/>
    <w:rsid w:val="00463AB4"/>
    <w:rsid w:val="00477061"/>
    <w:rsid w:val="004B2CE1"/>
    <w:rsid w:val="004C6453"/>
    <w:rsid w:val="004E0834"/>
    <w:rsid w:val="004F657F"/>
    <w:rsid w:val="00510CA9"/>
    <w:rsid w:val="00536D59"/>
    <w:rsid w:val="00550536"/>
    <w:rsid w:val="0059301A"/>
    <w:rsid w:val="005D35E4"/>
    <w:rsid w:val="00613F6A"/>
    <w:rsid w:val="00616D7E"/>
    <w:rsid w:val="00623E87"/>
    <w:rsid w:val="00633E7F"/>
    <w:rsid w:val="00652148"/>
    <w:rsid w:val="007249BC"/>
    <w:rsid w:val="00771631"/>
    <w:rsid w:val="00772123"/>
    <w:rsid w:val="007A4B3D"/>
    <w:rsid w:val="007E2985"/>
    <w:rsid w:val="00827E59"/>
    <w:rsid w:val="0084167A"/>
    <w:rsid w:val="00845060"/>
    <w:rsid w:val="00860F50"/>
    <w:rsid w:val="008806C7"/>
    <w:rsid w:val="00881B36"/>
    <w:rsid w:val="00894896"/>
    <w:rsid w:val="008C3ED1"/>
    <w:rsid w:val="008D3551"/>
    <w:rsid w:val="00900005"/>
    <w:rsid w:val="0091194C"/>
    <w:rsid w:val="009123FD"/>
    <w:rsid w:val="009A4F9A"/>
    <w:rsid w:val="009C40FA"/>
    <w:rsid w:val="009F6019"/>
    <w:rsid w:val="00A12DBF"/>
    <w:rsid w:val="00A42C1C"/>
    <w:rsid w:val="00A92AC7"/>
    <w:rsid w:val="00AA0B5A"/>
    <w:rsid w:val="00AC3B1F"/>
    <w:rsid w:val="00AC4062"/>
    <w:rsid w:val="00AD3724"/>
    <w:rsid w:val="00AD7490"/>
    <w:rsid w:val="00AE2BF8"/>
    <w:rsid w:val="00AF1368"/>
    <w:rsid w:val="00B04FEB"/>
    <w:rsid w:val="00B15821"/>
    <w:rsid w:val="00B43979"/>
    <w:rsid w:val="00B53128"/>
    <w:rsid w:val="00B9480F"/>
    <w:rsid w:val="00B94A14"/>
    <w:rsid w:val="00BD3501"/>
    <w:rsid w:val="00C041DB"/>
    <w:rsid w:val="00C06B86"/>
    <w:rsid w:val="00C54125"/>
    <w:rsid w:val="00C80215"/>
    <w:rsid w:val="00C85CA1"/>
    <w:rsid w:val="00CA000D"/>
    <w:rsid w:val="00CA0CEF"/>
    <w:rsid w:val="00CA7D9E"/>
    <w:rsid w:val="00CD4E5C"/>
    <w:rsid w:val="00D41421"/>
    <w:rsid w:val="00D623B7"/>
    <w:rsid w:val="00D75292"/>
    <w:rsid w:val="00DB0139"/>
    <w:rsid w:val="00DD4239"/>
    <w:rsid w:val="00DF1DDA"/>
    <w:rsid w:val="00E1128B"/>
    <w:rsid w:val="00E73994"/>
    <w:rsid w:val="00E81253"/>
    <w:rsid w:val="00EB5468"/>
    <w:rsid w:val="00EC1114"/>
    <w:rsid w:val="00F03FC9"/>
    <w:rsid w:val="00F071FA"/>
    <w:rsid w:val="00F41655"/>
    <w:rsid w:val="00F43BE9"/>
    <w:rsid w:val="00F8504F"/>
    <w:rsid w:val="00FA2AF1"/>
    <w:rsid w:val="00FC76A4"/>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8BF33F"/>
  <w15:docId w15:val="{275B914C-0A51-4A4F-8986-CEE8ACB6D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2BF8"/>
    <w:pPr>
      <w:spacing w:line="360" w:lineRule="auto"/>
      <w:ind w:left="851"/>
      <w:jc w:val="both"/>
    </w:pPr>
    <w:rPr>
      <w:rFonts w:ascii="Arial" w:hAnsi="Arial"/>
      <w:sz w:val="24"/>
      <w:szCs w:val="24"/>
    </w:rPr>
  </w:style>
  <w:style w:type="paragraph" w:styleId="Ttulo1">
    <w:name w:val="heading 1"/>
    <w:basedOn w:val="Normal"/>
    <w:next w:val="Normal"/>
    <w:autoRedefine/>
    <w:qFormat/>
    <w:rsid w:val="00AE2BF8"/>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1A6426"/>
    <w:pPr>
      <w:numPr>
        <w:ilvl w:val="1"/>
        <w:numId w:val="17"/>
      </w:numPr>
      <w:jc w:val="left"/>
      <w:outlineLvl w:val="1"/>
    </w:pPr>
    <w:rPr>
      <w:b/>
      <w:bCs/>
      <w:iCs/>
      <w:color w:val="000080"/>
      <w:sz w:val="32"/>
      <w:szCs w:val="28"/>
    </w:rPr>
  </w:style>
  <w:style w:type="paragraph" w:styleId="Ttulo3">
    <w:name w:val="heading 3"/>
    <w:basedOn w:val="Normal"/>
    <w:next w:val="Normal"/>
    <w:autoRedefine/>
    <w:qFormat/>
    <w:rsid w:val="00AE2BF8"/>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633E7F"/>
    <w:pPr>
      <w:widowControl w:val="0"/>
      <w:numPr>
        <w:ilvl w:val="3"/>
        <w:numId w:val="17"/>
      </w:numPr>
      <w:tabs>
        <w:tab w:val="clear" w:pos="1800"/>
        <w:tab w:val="num" w:pos="2128"/>
      </w:tabs>
      <w:ind w:left="2128" w:hanging="1048"/>
      <w:outlineLvl w:val="3"/>
    </w:pPr>
    <w:rPr>
      <w:bCs/>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rsid w:val="00633E7F"/>
    <w:rPr>
      <w:rFonts w:ascii="Arial" w:hAnsi="Arial"/>
      <w:bCs/>
      <w:sz w:val="24"/>
      <w:szCs w:val="28"/>
    </w:rPr>
  </w:style>
  <w:style w:type="paragraph" w:customStyle="1" w:styleId="Tabela1">
    <w:name w:val="Tabela 1"/>
    <w:basedOn w:val="Normal"/>
    <w:autoRedefine/>
    <w:rsid w:val="00AE2BF8"/>
    <w:pPr>
      <w:spacing w:line="240" w:lineRule="auto"/>
      <w:ind w:left="0"/>
    </w:pPr>
  </w:style>
  <w:style w:type="paragraph" w:customStyle="1" w:styleId="Sumrio">
    <w:name w:val="Sumário"/>
    <w:basedOn w:val="ndicedeilustraes"/>
    <w:next w:val="Normal"/>
    <w:autoRedefine/>
    <w:rsid w:val="00AE2BF8"/>
    <w:pPr>
      <w:spacing w:before="240" w:after="240"/>
      <w:jc w:val="center"/>
    </w:pPr>
    <w:rPr>
      <w:b/>
      <w:color w:val="000080"/>
      <w:sz w:val="36"/>
    </w:rPr>
  </w:style>
  <w:style w:type="paragraph" w:styleId="ndicedeilustraes">
    <w:name w:val="table of figures"/>
    <w:basedOn w:val="Normal"/>
    <w:next w:val="Normal"/>
    <w:semiHidden/>
    <w:rsid w:val="00AE2BF8"/>
  </w:style>
  <w:style w:type="paragraph" w:customStyle="1" w:styleId="Capa">
    <w:name w:val="Capa"/>
    <w:basedOn w:val="Normal"/>
    <w:autoRedefine/>
    <w:rsid w:val="00AE2BF8"/>
    <w:pPr>
      <w:jc w:val="right"/>
    </w:pPr>
    <w:rPr>
      <w:b/>
      <w:color w:val="000080"/>
      <w:sz w:val="40"/>
    </w:rPr>
  </w:style>
  <w:style w:type="paragraph" w:styleId="Sumrio1">
    <w:name w:val="toc 1"/>
    <w:basedOn w:val="Normal"/>
    <w:next w:val="Normal"/>
    <w:autoRedefine/>
    <w:uiPriority w:val="39"/>
    <w:rsid w:val="00AE2BF8"/>
    <w:pPr>
      <w:ind w:left="0"/>
    </w:pPr>
  </w:style>
  <w:style w:type="paragraph" w:styleId="Sumrio2">
    <w:name w:val="toc 2"/>
    <w:basedOn w:val="Normal"/>
    <w:next w:val="Normal"/>
    <w:autoRedefine/>
    <w:uiPriority w:val="39"/>
    <w:rsid w:val="00AE2BF8"/>
    <w:pPr>
      <w:ind w:left="240"/>
    </w:pPr>
  </w:style>
  <w:style w:type="paragraph" w:styleId="Sumrio3">
    <w:name w:val="toc 3"/>
    <w:basedOn w:val="Normal"/>
    <w:next w:val="Normal"/>
    <w:autoRedefine/>
    <w:uiPriority w:val="39"/>
    <w:rsid w:val="00AE2BF8"/>
    <w:pPr>
      <w:ind w:left="480"/>
    </w:pPr>
  </w:style>
  <w:style w:type="character" w:styleId="Hyperlink">
    <w:name w:val="Hyperlink"/>
    <w:basedOn w:val="Fontepargpadro"/>
    <w:uiPriority w:val="99"/>
    <w:rsid w:val="00AE2BF8"/>
    <w:rPr>
      <w:rFonts w:ascii="Arial" w:hAnsi="Arial"/>
      <w:color w:val="000080"/>
      <w:sz w:val="24"/>
      <w:u w:val="single"/>
    </w:rPr>
  </w:style>
  <w:style w:type="paragraph" w:styleId="Cabealho">
    <w:name w:val="header"/>
    <w:basedOn w:val="Normal"/>
    <w:rsid w:val="00AE2BF8"/>
    <w:pPr>
      <w:tabs>
        <w:tab w:val="center" w:pos="4252"/>
        <w:tab w:val="right" w:pos="8504"/>
      </w:tabs>
    </w:pPr>
  </w:style>
  <w:style w:type="paragraph" w:styleId="Rodap">
    <w:name w:val="footer"/>
    <w:basedOn w:val="Normal"/>
    <w:rsid w:val="00AE2BF8"/>
    <w:pPr>
      <w:tabs>
        <w:tab w:val="center" w:pos="4252"/>
        <w:tab w:val="right" w:pos="8504"/>
      </w:tabs>
      <w:spacing w:line="240" w:lineRule="auto"/>
    </w:pPr>
  </w:style>
  <w:style w:type="paragraph" w:customStyle="1" w:styleId="Tabela2">
    <w:name w:val="Tabela 2"/>
    <w:basedOn w:val="Tabela1"/>
    <w:rsid w:val="00AE2BF8"/>
    <w:rPr>
      <w:b/>
      <w:bCs/>
      <w:color w:val="000080"/>
      <w:sz w:val="20"/>
    </w:rPr>
  </w:style>
  <w:style w:type="paragraph" w:styleId="Subttulo">
    <w:name w:val="Subtitle"/>
    <w:basedOn w:val="Normal"/>
    <w:next w:val="Normal"/>
    <w:autoRedefine/>
    <w:qFormat/>
    <w:rsid w:val="00AE2BF8"/>
    <w:pPr>
      <w:ind w:left="567"/>
      <w:outlineLvl w:val="1"/>
    </w:pPr>
    <w:rPr>
      <w:rFonts w:cs="Arial"/>
      <w:b/>
      <w:color w:val="000080"/>
      <w:sz w:val="28"/>
    </w:rPr>
  </w:style>
  <w:style w:type="paragraph" w:customStyle="1" w:styleId="Tabela28pt">
    <w:name w:val="Tabela 2 + 8 pt"/>
    <w:basedOn w:val="Tabela1"/>
    <w:rsid w:val="00AE2BF8"/>
    <w:rPr>
      <w:sz w:val="16"/>
    </w:rPr>
  </w:style>
  <w:style w:type="character" w:styleId="Nmerodepgina">
    <w:name w:val="page number"/>
    <w:basedOn w:val="Fontepargpadro"/>
    <w:rsid w:val="00AE2BF8"/>
    <w:rPr>
      <w:rFonts w:ascii="Arial" w:hAnsi="Arial"/>
      <w:sz w:val="20"/>
    </w:rPr>
  </w:style>
  <w:style w:type="paragraph" w:customStyle="1" w:styleId="Caixatexto">
    <w:name w:val="Caixa texto"/>
    <w:basedOn w:val="Normal"/>
    <w:next w:val="Normal"/>
    <w:rsid w:val="00AE2BF8"/>
    <w:pPr>
      <w:ind w:left="0"/>
    </w:pPr>
    <w:rPr>
      <w:color w:val="999999"/>
      <w:sz w:val="16"/>
      <w:lang w:eastAsia="es-ES"/>
    </w:rPr>
  </w:style>
  <w:style w:type="paragraph" w:styleId="Textodebalo">
    <w:name w:val="Balloon Text"/>
    <w:basedOn w:val="Normal"/>
    <w:link w:val="TextodebaloChar"/>
    <w:rsid w:val="00AE2BF8"/>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AE2BF8"/>
    <w:rPr>
      <w:rFonts w:ascii="Tahoma" w:hAnsi="Tahoma" w:cs="Tahoma"/>
      <w:sz w:val="16"/>
      <w:szCs w:val="16"/>
    </w:rPr>
  </w:style>
  <w:style w:type="paragraph" w:customStyle="1" w:styleId="ESTILOINDRADESCRICAOSISTEMA">
    <w:name w:val="ESTILO_INDRA_DESCRICAO_SISTEMA"/>
    <w:basedOn w:val="Capa"/>
    <w:autoRedefine/>
    <w:qFormat/>
    <w:rsid w:val="00AE2BF8"/>
  </w:style>
  <w:style w:type="paragraph" w:styleId="Corpodetexto">
    <w:name w:val="Body Text"/>
    <w:basedOn w:val="Normal"/>
    <w:link w:val="CorpodetextoChar"/>
    <w:rsid w:val="00AE2BF8"/>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AE2BF8"/>
    <w:rPr>
      <w:rFonts w:eastAsia="Arial Unicode MS"/>
    </w:rPr>
  </w:style>
  <w:style w:type="paragraph" w:customStyle="1" w:styleId="tabletext">
    <w:name w:val="tabletext"/>
    <w:basedOn w:val="Normal"/>
    <w:rsid w:val="00AE2BF8"/>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AE2BF8"/>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AE2BF8"/>
    <w:rPr>
      <w:rFonts w:ascii="Arial" w:hAnsi="Arial" w:cs="Arial"/>
      <w:sz w:val="24"/>
      <w:szCs w:val="24"/>
    </w:rPr>
  </w:style>
  <w:style w:type="paragraph" w:styleId="Recuodecorpodetexto2">
    <w:name w:val="Body Text Indent 2"/>
    <w:basedOn w:val="Normal"/>
    <w:link w:val="Recuodecorpodetexto2Char"/>
    <w:rsid w:val="00AE2BF8"/>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AE2BF8"/>
    <w:rPr>
      <w:rFonts w:ascii="Arial" w:hAnsi="Arial" w:cs="Arial"/>
      <w:szCs w:val="24"/>
    </w:rPr>
  </w:style>
  <w:style w:type="paragraph" w:styleId="Corpodetexto2">
    <w:name w:val="Body Text 2"/>
    <w:basedOn w:val="Normal"/>
    <w:link w:val="Corpodetexto2Char"/>
    <w:rsid w:val="00AE2BF8"/>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AE2BF8"/>
    <w:rPr>
      <w:rFonts w:ascii="Arial" w:hAnsi="Arial"/>
      <w:b/>
      <w:color w:val="000080"/>
      <w:sz w:val="40"/>
      <w:szCs w:val="24"/>
    </w:rPr>
  </w:style>
  <w:style w:type="paragraph" w:styleId="Corpodetexto3">
    <w:name w:val="Body Text 3"/>
    <w:basedOn w:val="Normal"/>
    <w:link w:val="Corpodetexto3Char"/>
    <w:rsid w:val="00AE2BF8"/>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AE2BF8"/>
    <w:rPr>
      <w:rFonts w:ascii="Arial" w:hAnsi="Arial"/>
      <w:b/>
      <w:color w:val="000080"/>
      <w:sz w:val="40"/>
      <w:szCs w:val="16"/>
    </w:rPr>
  </w:style>
  <w:style w:type="paragraph" w:customStyle="1" w:styleId="Heading">
    <w:name w:val="Heading"/>
    <w:rsid w:val="00AE2BF8"/>
    <w:pPr>
      <w:widowControl w:val="0"/>
    </w:pPr>
    <w:rPr>
      <w:rFonts w:ascii="Arial" w:hAnsi="Arial"/>
      <w:color w:val="000000"/>
      <w:sz w:val="24"/>
      <w:lang w:val="en-US"/>
    </w:rPr>
  </w:style>
  <w:style w:type="character" w:styleId="HiperlinkVisitado">
    <w:name w:val="FollowedHyperlink"/>
    <w:basedOn w:val="Fontepargpadro"/>
    <w:semiHidden/>
    <w:unhideWhenUsed/>
    <w:rsid w:val="00CA000D"/>
    <w:rPr>
      <w:color w:val="800080" w:themeColor="followedHyperlink"/>
      <w:u w:val="single"/>
    </w:rPr>
  </w:style>
  <w:style w:type="paragraph" w:styleId="Legenda">
    <w:name w:val="caption"/>
    <w:basedOn w:val="Normal"/>
    <w:next w:val="Normal"/>
    <w:unhideWhenUsed/>
    <w:qFormat/>
    <w:rsid w:val="00CA000D"/>
    <w:pPr>
      <w:spacing w:after="200" w:line="240" w:lineRule="auto"/>
    </w:pPr>
    <w:rPr>
      <w:i/>
      <w:iCs/>
      <w:color w:val="1F497D" w:themeColor="text2"/>
      <w:sz w:val="18"/>
      <w:szCs w:val="18"/>
    </w:rPr>
  </w:style>
  <w:style w:type="character" w:customStyle="1" w:styleId="SoDAField">
    <w:name w:val="SoDA Field"/>
    <w:basedOn w:val="Fontepargpadro"/>
    <w:rsid w:val="00E73994"/>
    <w:rPr>
      <w:color w:val="0000FF"/>
    </w:rPr>
  </w:style>
  <w:style w:type="paragraph" w:styleId="Sumrio4">
    <w:name w:val="toc 4"/>
    <w:basedOn w:val="Normal"/>
    <w:next w:val="Normal"/>
    <w:autoRedefine/>
    <w:uiPriority w:val="39"/>
    <w:unhideWhenUsed/>
    <w:rsid w:val="00E1128B"/>
    <w:pPr>
      <w:spacing w:after="100" w:line="259" w:lineRule="auto"/>
      <w:ind w:left="660"/>
      <w:jc w:val="left"/>
    </w:pPr>
    <w:rPr>
      <w:rFonts w:asciiTheme="minorHAnsi" w:eastAsiaTheme="minorEastAsia" w:hAnsiTheme="minorHAnsi" w:cstheme="minorBidi"/>
      <w:sz w:val="22"/>
      <w:szCs w:val="22"/>
      <w:lang w:val="en-US" w:eastAsia="en-US"/>
    </w:rPr>
  </w:style>
  <w:style w:type="paragraph" w:styleId="Sumrio5">
    <w:name w:val="toc 5"/>
    <w:basedOn w:val="Normal"/>
    <w:next w:val="Normal"/>
    <w:autoRedefine/>
    <w:uiPriority w:val="39"/>
    <w:unhideWhenUsed/>
    <w:rsid w:val="00E1128B"/>
    <w:pPr>
      <w:spacing w:after="100" w:line="259" w:lineRule="auto"/>
      <w:ind w:left="880"/>
      <w:jc w:val="left"/>
    </w:pPr>
    <w:rPr>
      <w:rFonts w:asciiTheme="minorHAnsi" w:eastAsiaTheme="minorEastAsia" w:hAnsiTheme="minorHAnsi" w:cstheme="minorBidi"/>
      <w:sz w:val="22"/>
      <w:szCs w:val="22"/>
      <w:lang w:val="en-US" w:eastAsia="en-US"/>
    </w:rPr>
  </w:style>
  <w:style w:type="paragraph" w:styleId="Sumrio6">
    <w:name w:val="toc 6"/>
    <w:basedOn w:val="Normal"/>
    <w:next w:val="Normal"/>
    <w:autoRedefine/>
    <w:uiPriority w:val="39"/>
    <w:unhideWhenUsed/>
    <w:rsid w:val="00E1128B"/>
    <w:pPr>
      <w:spacing w:after="100" w:line="259" w:lineRule="auto"/>
      <w:ind w:left="1100"/>
      <w:jc w:val="left"/>
    </w:pPr>
    <w:rPr>
      <w:rFonts w:asciiTheme="minorHAnsi" w:eastAsiaTheme="minorEastAsia" w:hAnsiTheme="minorHAnsi" w:cstheme="minorBidi"/>
      <w:sz w:val="22"/>
      <w:szCs w:val="22"/>
      <w:lang w:val="en-US" w:eastAsia="en-US"/>
    </w:rPr>
  </w:style>
  <w:style w:type="paragraph" w:styleId="Sumrio7">
    <w:name w:val="toc 7"/>
    <w:basedOn w:val="Normal"/>
    <w:next w:val="Normal"/>
    <w:autoRedefine/>
    <w:uiPriority w:val="39"/>
    <w:unhideWhenUsed/>
    <w:rsid w:val="00E1128B"/>
    <w:pPr>
      <w:spacing w:after="100" w:line="259" w:lineRule="auto"/>
      <w:ind w:left="1320"/>
      <w:jc w:val="left"/>
    </w:pPr>
    <w:rPr>
      <w:rFonts w:asciiTheme="minorHAnsi" w:eastAsiaTheme="minorEastAsia" w:hAnsiTheme="minorHAnsi" w:cstheme="minorBidi"/>
      <w:sz w:val="22"/>
      <w:szCs w:val="22"/>
      <w:lang w:val="en-US" w:eastAsia="en-US"/>
    </w:rPr>
  </w:style>
  <w:style w:type="paragraph" w:styleId="Sumrio8">
    <w:name w:val="toc 8"/>
    <w:basedOn w:val="Normal"/>
    <w:next w:val="Normal"/>
    <w:autoRedefine/>
    <w:uiPriority w:val="39"/>
    <w:unhideWhenUsed/>
    <w:rsid w:val="00E1128B"/>
    <w:pPr>
      <w:spacing w:after="100" w:line="259" w:lineRule="auto"/>
      <w:ind w:left="1540"/>
      <w:jc w:val="left"/>
    </w:pPr>
    <w:rPr>
      <w:rFonts w:asciiTheme="minorHAnsi" w:eastAsiaTheme="minorEastAsia" w:hAnsiTheme="minorHAnsi" w:cstheme="minorBidi"/>
      <w:sz w:val="22"/>
      <w:szCs w:val="22"/>
      <w:lang w:val="en-US" w:eastAsia="en-US"/>
    </w:rPr>
  </w:style>
  <w:style w:type="paragraph" w:styleId="Sumrio9">
    <w:name w:val="toc 9"/>
    <w:basedOn w:val="Normal"/>
    <w:next w:val="Normal"/>
    <w:autoRedefine/>
    <w:uiPriority w:val="39"/>
    <w:unhideWhenUsed/>
    <w:rsid w:val="00E1128B"/>
    <w:pPr>
      <w:spacing w:after="100" w:line="259" w:lineRule="auto"/>
      <w:ind w:left="1760"/>
      <w:jc w:val="left"/>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939576">
      <w:bodyDiv w:val="1"/>
      <w:marLeft w:val="0"/>
      <w:marRight w:val="0"/>
      <w:marTop w:val="0"/>
      <w:marBottom w:val="0"/>
      <w:divBdr>
        <w:top w:val="none" w:sz="0" w:space="0" w:color="auto"/>
        <w:left w:val="none" w:sz="0" w:space="0" w:color="auto"/>
        <w:bottom w:val="none" w:sz="0" w:space="0" w:color="auto"/>
        <w:right w:val="none" w:sz="0" w:space="0" w:color="auto"/>
      </w:divBdr>
    </w:div>
    <w:div w:id="799225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Workspaces\SEA-SIGRH-SC\04.%20Documentacao\UCS000%20-%20Template%20UCS.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9E92DF-2C80-4C5B-A6F5-45CE6ADF1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UCS000 - Template UCS</Template>
  <TotalTime>421</TotalTime>
  <Pages>36</Pages>
  <Words>6357</Words>
  <Characters>36236</Characters>
  <Application>Microsoft Office Word</Application>
  <DocSecurity>0</DocSecurity>
  <Lines>301</Lines>
  <Paragraphs>85</Paragraphs>
  <ScaleCrop>false</ScaleCrop>
  <HeadingPairs>
    <vt:vector size="4" baseType="variant">
      <vt:variant>
        <vt:lpstr>Título</vt:lpstr>
      </vt:variant>
      <vt:variant>
        <vt:i4>1</vt:i4>
      </vt:variant>
      <vt:variant>
        <vt:lpstr>Títulos</vt:lpstr>
      </vt:variant>
      <vt:variant>
        <vt:i4>100</vt:i4>
      </vt:variant>
    </vt:vector>
  </HeadingPairs>
  <TitlesOfParts>
    <vt:vector size="101" baseType="lpstr">
      <vt:lpstr/>
      <vt:lpstr>Pacote/Caso de Uso</vt:lpstr>
      <vt:lpstr>    Nome da Funcionalidade</vt:lpstr>
      <vt:lpstr>    Descrição</vt:lpstr>
      <vt:lpstr>Conceito	</vt:lpstr>
      <vt:lpstr>    Conceitos principais</vt:lpstr>
      <vt:lpstr>    Conceitos associados</vt:lpstr>
      <vt:lpstr>Diagrama </vt:lpstr>
      <vt:lpstr>Casos de Uso</vt:lpstr>
      <vt:lpstr>    UCS – Alterar Usufruto de Licença Prêmio</vt:lpstr>
      <vt:lpstr>        Fluxo Básico</vt:lpstr>
      <vt:lpstr>        Pos Condição </vt:lpstr>
      <vt:lpstr>        Fluxo Exceção </vt:lpstr>
      <vt:lpstr>    UCS – Anular Usufruto de Licença Prêmio</vt:lpstr>
      <vt:lpstr>        Fluxo Básico</vt:lpstr>
      <vt:lpstr>        Pos Condição </vt:lpstr>
      <vt:lpstr>        Fluxo Exceção </vt:lpstr>
      <vt:lpstr>    UCS – Associar Grupo de Servidor</vt:lpstr>
      <vt:lpstr>        Fluxo Básico</vt:lpstr>
      <vt:lpstr>        Fluxo Alternativo 1</vt:lpstr>
      <vt:lpstr>        Pos Condição </vt:lpstr>
      <vt:lpstr>        Fluxo Exceção </vt:lpstr>
      <vt:lpstr>    UCS – Excluir Interrupção de Licença Prêmio</vt:lpstr>
      <vt:lpstr>        Fluxo Básico</vt:lpstr>
      <vt:lpstr>        Pos Condição </vt:lpstr>
      <vt:lpstr>        Fluxo Exceção </vt:lpstr>
      <vt:lpstr>    UCS – Excluir Usufruto de Licença Prêmio</vt:lpstr>
      <vt:lpstr>        Fluxo Básico</vt:lpstr>
      <vt:lpstr>        Pos Condição </vt:lpstr>
      <vt:lpstr>        Fluxo Exceção </vt:lpstr>
      <vt:lpstr>    UCS – Gerar Resumo da Licença Prêmio</vt:lpstr>
      <vt:lpstr>        Fluxo Básico</vt:lpstr>
      <vt:lpstr>        Pos Condição </vt:lpstr>
      <vt:lpstr>        Fluxo Exceção </vt:lpstr>
      <vt:lpstr>    UCS – Incluir Usufruto de Licença Prêmio</vt:lpstr>
      <vt:lpstr>        Fluxo Básico</vt:lpstr>
      <vt:lpstr>        Fluxo Alternativo 1</vt:lpstr>
      <vt:lpstr>        Pos Condição </vt:lpstr>
      <vt:lpstr>        Fluxo Exceção </vt:lpstr>
      <vt:lpstr>    UCS – Interromper Usufruto de Licença Prêmio</vt:lpstr>
      <vt:lpstr>        Fluxo Básico</vt:lpstr>
      <vt:lpstr>        Fluxo Alternativo 1</vt:lpstr>
      <vt:lpstr>        Pos Condição </vt:lpstr>
      <vt:lpstr>        Fluxo Exceção </vt:lpstr>
      <vt:lpstr>    UCS – Listar Usufruto de Licença Prêmio</vt:lpstr>
      <vt:lpstr>        Fluxo Básico</vt:lpstr>
      <vt:lpstr>        Pos Condição </vt:lpstr>
      <vt:lpstr>        Fluxo Exceção </vt:lpstr>
      <vt:lpstr>    UCS – Pesquisar Licença Prêmio / Assiduidade</vt:lpstr>
      <vt:lpstr>        Fluxo Básico</vt:lpstr>
      <vt:lpstr>        Fluxo Alternativo 1</vt:lpstr>
      <vt:lpstr>        Pos Condição </vt:lpstr>
      <vt:lpstr>        Fluxo Exceção </vt:lpstr>
      <vt:lpstr>    UCS – Reorganizar Licença Prêmio / Assiduidade</vt:lpstr>
      <vt:lpstr>        Fluxo Básico</vt:lpstr>
      <vt:lpstr>        Pos Condição </vt:lpstr>
      <vt:lpstr>        Fluxo Exceção </vt:lpstr>
      <vt:lpstr>    UCS – Suspender Usufruto de Licença Prêmio</vt:lpstr>
      <vt:lpstr>        Fluxo Básico</vt:lpstr>
      <vt:lpstr>        Pos Condição </vt:lpstr>
      <vt:lpstr>        Fluxo Exceção </vt:lpstr>
      <vt:lpstr>Regra de Negócio</vt:lpstr>
      <vt:lpstr>    RN001</vt:lpstr>
      <vt:lpstr>        Fluxo Exceção Dados Inválidos</vt:lpstr>
      <vt:lpstr>    RN002</vt:lpstr>
      <vt:lpstr>        Fluxo Exceção Dados Inválidos</vt:lpstr>
      <vt:lpstr>    RN003</vt:lpstr>
      <vt:lpstr>        Fluxo Exceção Dados Inválidos</vt:lpstr>
      <vt:lpstr>    RN004</vt:lpstr>
      <vt:lpstr>        Fluxo Exceção Dados Inválidos</vt:lpstr>
      <vt:lpstr>    RN005</vt:lpstr>
      <vt:lpstr>        Fluxo Exceção Dados Inválidos</vt:lpstr>
      <vt:lpstr>    RN006</vt:lpstr>
      <vt:lpstr>        Fluxo Exceção Dados Inválidos</vt:lpstr>
      <vt:lpstr>    RN007</vt:lpstr>
      <vt:lpstr>        Fluxo Exceção Dados Inválidos</vt:lpstr>
      <vt:lpstr>    RN008</vt:lpstr>
      <vt:lpstr>        Fluxo Exceção Dados Inválidos</vt:lpstr>
      <vt:lpstr>    RN009</vt:lpstr>
      <vt:lpstr>        Fluxo Exceção Dados Inválidos</vt:lpstr>
      <vt:lpstr>    RN010</vt:lpstr>
      <vt:lpstr>        Fluxo Exceção Dados Inválidos</vt:lpstr>
      <vt:lpstr>    RN011</vt:lpstr>
      <vt:lpstr>        Fluxo Exceção Dados Inválidos</vt:lpstr>
      <vt:lpstr>    RN012</vt:lpstr>
      <vt:lpstr>        Fluxo Exceção Dados Inválidos</vt:lpstr>
      <vt:lpstr>    RN013</vt:lpstr>
      <vt:lpstr>        Fluxo Exceção Dados Inválidos</vt:lpstr>
      <vt:lpstr>    RN014</vt:lpstr>
      <vt:lpstr>        Fluxo Exceção Dados Inválidos</vt:lpstr>
      <vt:lpstr>    RN015</vt:lpstr>
      <vt:lpstr>        Fluxo Exceção Dados Inválidos</vt:lpstr>
      <vt:lpstr>    RN016</vt:lpstr>
      <vt:lpstr>        Fluxo Exceção Dados Inválidos</vt:lpstr>
      <vt:lpstr>    RN017</vt:lpstr>
      <vt:lpstr>        Fluxo Exceção Dados Inválidos</vt:lpstr>
      <vt:lpstr>    RN018</vt:lpstr>
      <vt:lpstr>        Fluxo Exceção Dados Inválidos</vt:lpstr>
      <vt:lpstr>    RN019</vt:lpstr>
      <vt:lpstr>        Fluxo Exceção Dados Inválidos</vt:lpstr>
      <vt:lpstr>    RN020</vt:lpstr>
    </vt:vector>
  </TitlesOfParts>
  <Company>Hewlett-Packard</Company>
  <LinksUpToDate>false</LinksUpToDate>
  <CharactersWithSpaces>42508</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Cristiano Steffens</dc:creator>
  <cp:lastModifiedBy>Steffens, Cristiano Rafael</cp:lastModifiedBy>
  <cp:revision>16</cp:revision>
  <cp:lastPrinted>2014-11-08T02:47:00Z</cp:lastPrinted>
  <dcterms:created xsi:type="dcterms:W3CDTF">2021-08-02T19:07:00Z</dcterms:created>
  <dcterms:modified xsi:type="dcterms:W3CDTF">2021-08-03T20:52:00Z</dcterms:modified>
</cp:coreProperties>
</file>