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9E074A">
        <w:t>768</w:t>
      </w:r>
      <w:r w:rsidR="0084167A">
        <w:t xml:space="preserve"> </w:t>
      </w:r>
      <w:r>
        <w:t xml:space="preserve">– </w:t>
      </w:r>
      <w:r w:rsidR="009E074A">
        <w:t>Gerenciar Ponto Eletrônico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E074A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23/07/2021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E074A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C6240A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7951927" w:history="1">
        <w:r w:rsidR="00C6240A" w:rsidRPr="006A7575">
          <w:rPr>
            <w:rStyle w:val="Hyperlink"/>
            <w:noProof/>
          </w:rPr>
          <w:t>1.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Pacote/Caso de Uso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_Toc77951927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5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28" w:history="1">
        <w:r w:rsidR="00C6240A" w:rsidRPr="006A7575">
          <w:rPr>
            <w:rStyle w:val="Hyperlink"/>
            <w:noProof/>
          </w:rPr>
          <w:t>Gerenciar Ponto Eletrônico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_Toc77951928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5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29" w:history="1">
        <w:r w:rsidR="00C6240A" w:rsidRPr="006A7575">
          <w:rPr>
            <w:rStyle w:val="Hyperlink"/>
            <w:noProof/>
          </w:rPr>
          <w:t>1.1.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Descrição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_Toc77951929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5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30" w:history="1">
        <w:r w:rsidR="00C6240A" w:rsidRPr="006A7575">
          <w:rPr>
            <w:rStyle w:val="Hyperlink"/>
            <w:noProof/>
          </w:rPr>
          <w:t>2.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Conceito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_Toc77951930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5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31" w:history="1">
        <w:r w:rsidR="00C6240A" w:rsidRPr="006A7575">
          <w:rPr>
            <w:rStyle w:val="Hyperlink"/>
            <w:noProof/>
          </w:rPr>
          <w:t>2.1.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Conceitos principais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_Toc77951931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5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32" w:history="1">
        <w:r w:rsidR="00C6240A" w:rsidRPr="006A7575">
          <w:rPr>
            <w:rStyle w:val="Hyperlink"/>
            <w:noProof/>
          </w:rPr>
          <w:t>2.2.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Conceitos associados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_Toc77951932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5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33" w:history="1">
        <w:r w:rsidR="00C6240A" w:rsidRPr="006A7575">
          <w:rPr>
            <w:rStyle w:val="Hyperlink"/>
            <w:noProof/>
          </w:rPr>
          <w:t>3.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Diagrama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_Toc77951933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7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34" w:history="1">
        <w:r w:rsidR="00C6240A" w:rsidRPr="006A7575">
          <w:rPr>
            <w:rStyle w:val="Hyperlink"/>
            <w:noProof/>
          </w:rPr>
          <w:t>4.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Casos de Uso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_Toc77951934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8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35" w:history="1">
        <w:r w:rsidR="00C6240A" w:rsidRPr="006A7575">
          <w:rPr>
            <w:rStyle w:val="Hyperlink"/>
            <w:noProof/>
          </w:rPr>
          <w:t>4.1.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UCS – Consultar Ponto Eletrônico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_Toc77951935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8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36" w:history="1">
        <w:r w:rsidR="00C6240A" w:rsidRPr="006A7575">
          <w:rPr>
            <w:rStyle w:val="Hyperlink"/>
            <w:noProof/>
          </w:rPr>
          <w:t>4.1.1.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Fluxo Básico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_Toc77951936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8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37" w:history="1">
        <w:r w:rsidR="00C6240A" w:rsidRPr="006A7575">
          <w:rPr>
            <w:rStyle w:val="Hyperlink"/>
            <w:noProof/>
          </w:rPr>
          <w:t>4.1.2.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Pos Condição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_Toc77951937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8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38" w:history="1">
        <w:r w:rsidR="00C6240A" w:rsidRPr="006A7575">
          <w:rPr>
            <w:rStyle w:val="Hyperlink"/>
            <w:noProof/>
          </w:rPr>
          <w:t>4.1.3.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Fluxo Exceção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_Toc77951938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8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39" w:history="1">
        <w:r w:rsidR="00C6240A" w:rsidRPr="006A7575">
          <w:rPr>
            <w:rStyle w:val="Hyperlink"/>
            <w:noProof/>
          </w:rPr>
          <w:t>4.2.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UCS – Ajustar Ponto Eletrônico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_Toc77951939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8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40" w:history="1">
        <w:r w:rsidR="00C6240A" w:rsidRPr="006A7575">
          <w:rPr>
            <w:rStyle w:val="Hyperlink"/>
            <w:noProof/>
          </w:rPr>
          <w:t>4.2.1.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Fluxo Básico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_Toc77951940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8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41" w:history="1">
        <w:r w:rsidR="00C6240A" w:rsidRPr="006A7575">
          <w:rPr>
            <w:rStyle w:val="Hyperlink"/>
            <w:noProof/>
          </w:rPr>
          <w:t>4.2.2.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Pos Condição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_Toc77951941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8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42" w:history="1">
        <w:r w:rsidR="00C6240A" w:rsidRPr="006A7575">
          <w:rPr>
            <w:rStyle w:val="Hyperlink"/>
            <w:noProof/>
          </w:rPr>
          <w:t>4.2.3.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Fluxo Exceção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_Toc77951942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9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43" w:history="1">
        <w:r w:rsidR="00C6240A" w:rsidRPr="006A7575">
          <w:rPr>
            <w:rStyle w:val="Hyperlink"/>
            <w:noProof/>
          </w:rPr>
          <w:t>4.3.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UCS – Homologar Ponto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_Toc77951943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9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44" w:history="1">
        <w:r w:rsidR="00C6240A" w:rsidRPr="006A7575">
          <w:rPr>
            <w:rStyle w:val="Hyperlink"/>
            <w:noProof/>
          </w:rPr>
          <w:t>4.3.1.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Fluxo Básico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_Toc77951944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9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45" w:history="1">
        <w:r w:rsidR="00C6240A" w:rsidRPr="006A7575">
          <w:rPr>
            <w:rStyle w:val="Hyperlink"/>
            <w:noProof/>
          </w:rPr>
          <w:t>4.3.2.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Pos Condição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_Toc77951945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9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46" w:history="1">
        <w:r w:rsidR="00C6240A" w:rsidRPr="006A7575">
          <w:rPr>
            <w:rStyle w:val="Hyperlink"/>
            <w:noProof/>
          </w:rPr>
          <w:t>4.3.3.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Fluxo Exceção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_Toc77951946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9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47" w:history="1">
        <w:r w:rsidR="00C6240A" w:rsidRPr="006A7575">
          <w:rPr>
            <w:rStyle w:val="Hyperlink"/>
            <w:noProof/>
          </w:rPr>
          <w:t>5.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Regra de Negócio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_Toc77951947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9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48" w:history="1">
        <w:r w:rsidR="00C6240A" w:rsidRPr="006A7575">
          <w:rPr>
            <w:rStyle w:val="Hyperlink"/>
            <w:noProof/>
          </w:rPr>
          <w:t>5.1.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RN001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_Toc77951948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9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49" w:history="1">
        <w:r w:rsidR="00C6240A" w:rsidRPr="006A7575">
          <w:rPr>
            <w:rStyle w:val="Hyperlink"/>
            <w:noProof/>
          </w:rPr>
          <w:t>5.1.1.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Fluxo Exceção Dados Inválidos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_Toc77951949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9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50" w:history="1">
        <w:r w:rsidR="00C6240A" w:rsidRPr="006A7575">
          <w:rPr>
            <w:rStyle w:val="Hyperlink"/>
            <w:noProof/>
          </w:rPr>
          <w:t>6.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Anexos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_Toc77951950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10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51" w:history="1">
        <w:r w:rsidR="00C6240A" w:rsidRPr="006A7575">
          <w:rPr>
            <w:rStyle w:val="Hyperlink"/>
            <w:noProof/>
          </w:rPr>
          <w:t>7.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Telas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_Toc77951951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11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52" w:history="1">
        <w:r w:rsidR="00C6240A" w:rsidRPr="006A7575">
          <w:rPr>
            <w:rStyle w:val="Hyperlink"/>
            <w:noProof/>
          </w:rPr>
          <w:t>7.1.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Tela 1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_Toc77951952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11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53" w:history="1">
        <w:r w:rsidR="00C6240A" w:rsidRPr="006A7575">
          <w:rPr>
            <w:rStyle w:val="Hyperlink"/>
            <w:noProof/>
          </w:rPr>
          <w:t>7.2.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Tela 2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_Toc77951953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11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54" w:history="1">
        <w:r w:rsidR="00C6240A" w:rsidRPr="006A7575">
          <w:rPr>
            <w:rStyle w:val="Hyperlink"/>
            <w:noProof/>
          </w:rPr>
          <w:t>7.3.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Tela 3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_Toc77951954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12</w:t>
        </w:r>
        <w:r w:rsidR="00C6240A">
          <w:rPr>
            <w:noProof/>
            <w:webHidden/>
          </w:rPr>
          <w:fldChar w:fldCharType="end"/>
        </w:r>
      </w:hyperlink>
    </w:p>
    <w:p w:rsidR="00C6240A" w:rsidRDefault="00F503C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51955" w:history="1">
        <w:r w:rsidR="00C6240A" w:rsidRPr="006A7575">
          <w:rPr>
            <w:rStyle w:val="Hyperlink"/>
            <w:noProof/>
          </w:rPr>
          <w:t>8.</w:t>
        </w:r>
        <w:r w:rsidR="00C6240A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C6240A" w:rsidRPr="006A7575">
          <w:rPr>
            <w:rStyle w:val="Hyperlink"/>
            <w:noProof/>
          </w:rPr>
          <w:t>Relatório (s)</w:t>
        </w:r>
        <w:r w:rsidR="00C6240A">
          <w:rPr>
            <w:noProof/>
            <w:webHidden/>
          </w:rPr>
          <w:tab/>
        </w:r>
        <w:r w:rsidR="00C6240A">
          <w:rPr>
            <w:noProof/>
            <w:webHidden/>
          </w:rPr>
          <w:fldChar w:fldCharType="begin"/>
        </w:r>
        <w:r w:rsidR="00C6240A">
          <w:rPr>
            <w:noProof/>
            <w:webHidden/>
          </w:rPr>
          <w:instrText xml:space="preserve"> PAGEREF _Toc77951955 \h </w:instrText>
        </w:r>
        <w:r w:rsidR="00C6240A">
          <w:rPr>
            <w:noProof/>
            <w:webHidden/>
          </w:rPr>
        </w:r>
        <w:r w:rsidR="00C6240A">
          <w:rPr>
            <w:noProof/>
            <w:webHidden/>
          </w:rPr>
          <w:fldChar w:fldCharType="separate"/>
        </w:r>
        <w:r w:rsidR="00F55B70">
          <w:rPr>
            <w:noProof/>
            <w:webHidden/>
          </w:rPr>
          <w:t>12</w:t>
        </w:r>
        <w:r w:rsidR="00C6240A"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7951927"/>
      <w:r>
        <w:t>Pacote/Caso de Uso</w:t>
      </w:r>
      <w:bookmarkEnd w:id="0"/>
    </w:p>
    <w:p w:rsidR="00AE2BF8" w:rsidRDefault="00AE2BF8" w:rsidP="00AE2BF8"/>
    <w:p w:rsidR="00AE2BF8" w:rsidRDefault="00C6240A" w:rsidP="00232F60">
      <w:pPr>
        <w:pStyle w:val="Subttulo"/>
      </w:pPr>
      <w:bookmarkStart w:id="1" w:name="_Toc77951928"/>
      <w:r>
        <w:t>Gerenciar Ponto Eletrônico</w:t>
      </w:r>
      <w:bookmarkEnd w:id="1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2" w:name="_Toc77951929"/>
      <w:r>
        <w:t>Descrição</w:t>
      </w:r>
      <w:bookmarkEnd w:id="2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C6240A" w:rsidP="00AC4062">
      <w:pPr>
        <w:pStyle w:val="Cabealho"/>
        <w:ind w:left="0"/>
        <w:jc w:val="left"/>
        <w:rPr>
          <w:rFonts w:cs="Arial"/>
        </w:rPr>
      </w:pPr>
      <w:r>
        <w:rPr>
          <w:rFonts w:cs="Arial"/>
        </w:rPr>
        <w:t>Pacote responsável pelas funcionalidades de gerenciamento de registro de ponto eletrônico</w:t>
      </w:r>
      <w:r w:rsidR="00AE2BF8" w:rsidRPr="00AC4062">
        <w:rPr>
          <w:rFonts w:cs="Arial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77951930"/>
      <w:r>
        <w:t>Conceito</w:t>
      </w:r>
      <w:bookmarkEnd w:id="3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4" w:name="_Toc77951931"/>
      <w:r>
        <w:t>Conceitos principais</w:t>
      </w:r>
      <w:bookmarkEnd w:id="4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4E1AD2" w:rsidRPr="00AC4062" w:rsidTr="00391AF5">
        <w:trPr>
          <w:trHeight w:val="600"/>
        </w:trPr>
        <w:tc>
          <w:tcPr>
            <w:tcW w:w="3428" w:type="dxa"/>
          </w:tcPr>
          <w:p w:rsidR="004E1AD2" w:rsidRPr="00AC4062" w:rsidRDefault="004E1AD2" w:rsidP="004E1AD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Matrícula</w:t>
            </w:r>
          </w:p>
        </w:tc>
        <w:tc>
          <w:tcPr>
            <w:tcW w:w="5642" w:type="dxa"/>
          </w:tcPr>
          <w:p w:rsidR="004E1AD2" w:rsidRPr="00AC4062" w:rsidRDefault="004E1AD2" w:rsidP="004E1AD2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Identificador único do vínculo do servidor</w:t>
            </w:r>
          </w:p>
        </w:tc>
      </w:tr>
      <w:tr w:rsidR="004E1AD2" w:rsidRPr="00AC4062" w:rsidTr="00391AF5">
        <w:trPr>
          <w:trHeight w:val="600"/>
        </w:trPr>
        <w:tc>
          <w:tcPr>
            <w:tcW w:w="3428" w:type="dxa"/>
          </w:tcPr>
          <w:p w:rsidR="004E1AD2" w:rsidRDefault="004E1AD2" w:rsidP="004E1AD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Referência</w:t>
            </w:r>
          </w:p>
        </w:tc>
        <w:tc>
          <w:tcPr>
            <w:tcW w:w="5642" w:type="dxa"/>
          </w:tcPr>
          <w:p w:rsidR="004E1AD2" w:rsidRPr="00AC4062" w:rsidRDefault="004E1AD2" w:rsidP="004E1AD2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Mês / Ano</w:t>
            </w:r>
          </w:p>
        </w:tc>
      </w:tr>
      <w:tr w:rsidR="004E1AD2" w:rsidRPr="00AC4062" w:rsidTr="00391AF5">
        <w:trPr>
          <w:trHeight w:val="600"/>
        </w:trPr>
        <w:tc>
          <w:tcPr>
            <w:tcW w:w="3428" w:type="dxa"/>
          </w:tcPr>
          <w:p w:rsidR="004E1AD2" w:rsidRDefault="004E1AD2" w:rsidP="004E1AD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Homologação</w:t>
            </w:r>
          </w:p>
        </w:tc>
        <w:tc>
          <w:tcPr>
            <w:tcW w:w="5642" w:type="dxa"/>
          </w:tcPr>
          <w:p w:rsidR="004E1AD2" w:rsidRDefault="004E1AD2" w:rsidP="004E1AD2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Aprovação / ratificação por pessoa responsável</w:t>
            </w:r>
          </w:p>
        </w:tc>
      </w:tr>
      <w:tr w:rsidR="004E1AD2" w:rsidRPr="00AC4062" w:rsidTr="00391AF5">
        <w:trPr>
          <w:trHeight w:val="600"/>
        </w:trPr>
        <w:tc>
          <w:tcPr>
            <w:tcW w:w="3428" w:type="dxa"/>
          </w:tcPr>
          <w:p w:rsidR="004E1AD2" w:rsidRDefault="004E1AD2" w:rsidP="004E1AD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Marcação Inconsistente</w:t>
            </w:r>
          </w:p>
        </w:tc>
        <w:tc>
          <w:tcPr>
            <w:tcW w:w="5642" w:type="dxa"/>
          </w:tcPr>
          <w:p w:rsidR="004E1AD2" w:rsidRDefault="004E1AD2" w:rsidP="004E1AD2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Marcação de ponto inconsistente com o esperado (duas marcações de entrada para  uma marcação de saída, etc.)</w:t>
            </w:r>
          </w:p>
        </w:tc>
      </w:tr>
      <w:tr w:rsidR="004E1AD2" w:rsidRPr="00AC4062" w:rsidTr="00391AF5">
        <w:trPr>
          <w:trHeight w:val="600"/>
        </w:trPr>
        <w:tc>
          <w:tcPr>
            <w:tcW w:w="3428" w:type="dxa"/>
          </w:tcPr>
          <w:p w:rsidR="004E1AD2" w:rsidRDefault="004E1AD2" w:rsidP="004E1AD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Total do período</w:t>
            </w:r>
          </w:p>
        </w:tc>
        <w:tc>
          <w:tcPr>
            <w:tcW w:w="5642" w:type="dxa"/>
          </w:tcPr>
          <w:p w:rsidR="004E1AD2" w:rsidRDefault="004E1AD2" w:rsidP="004E1AD2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Somatório de horas trabalhadas no período</w:t>
            </w:r>
          </w:p>
        </w:tc>
      </w:tr>
      <w:tr w:rsidR="004E1AD2" w:rsidRPr="00AC4062" w:rsidTr="00391AF5">
        <w:trPr>
          <w:trHeight w:val="600"/>
        </w:trPr>
        <w:tc>
          <w:tcPr>
            <w:tcW w:w="3428" w:type="dxa"/>
          </w:tcPr>
          <w:p w:rsidR="004E1AD2" w:rsidRDefault="004E1AD2" w:rsidP="004E1AD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Total esperado</w:t>
            </w:r>
          </w:p>
        </w:tc>
        <w:tc>
          <w:tcPr>
            <w:tcW w:w="5642" w:type="dxa"/>
          </w:tcPr>
          <w:p w:rsidR="004E1AD2" w:rsidRDefault="004E1AD2" w:rsidP="004E1AD2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Somatório de horas de trabalho esperadas no período</w:t>
            </w:r>
          </w:p>
        </w:tc>
      </w:tr>
      <w:tr w:rsidR="004E1AD2" w:rsidRPr="00AC4062" w:rsidTr="00391AF5">
        <w:trPr>
          <w:trHeight w:val="600"/>
        </w:trPr>
        <w:tc>
          <w:tcPr>
            <w:tcW w:w="3428" w:type="dxa"/>
          </w:tcPr>
          <w:p w:rsidR="004E1AD2" w:rsidRDefault="004E1AD2" w:rsidP="004E1AD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Justificativa</w:t>
            </w:r>
          </w:p>
        </w:tc>
        <w:tc>
          <w:tcPr>
            <w:tcW w:w="5642" w:type="dxa"/>
          </w:tcPr>
          <w:p w:rsidR="004E1AD2" w:rsidRDefault="004E1AD2" w:rsidP="004E1AD2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Explicação textual</w:t>
            </w:r>
          </w:p>
        </w:tc>
      </w:tr>
      <w:tr w:rsidR="004E1AD2" w:rsidRPr="00AC4062" w:rsidTr="00391AF5">
        <w:trPr>
          <w:trHeight w:val="600"/>
        </w:trPr>
        <w:tc>
          <w:tcPr>
            <w:tcW w:w="3428" w:type="dxa"/>
          </w:tcPr>
          <w:p w:rsidR="004E1AD2" w:rsidRDefault="004E1AD2" w:rsidP="004E1AD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Homologador</w:t>
            </w:r>
          </w:p>
        </w:tc>
        <w:tc>
          <w:tcPr>
            <w:tcW w:w="5642" w:type="dxa"/>
          </w:tcPr>
          <w:p w:rsidR="004E1AD2" w:rsidRDefault="004E1AD2" w:rsidP="004E1AD2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Pessoa responsável pela homologação de ponto</w:t>
            </w:r>
          </w:p>
        </w:tc>
      </w:tr>
      <w:tr w:rsidR="004E1AD2" w:rsidRPr="00AC4062" w:rsidTr="00391AF5">
        <w:trPr>
          <w:trHeight w:val="600"/>
        </w:trPr>
        <w:tc>
          <w:tcPr>
            <w:tcW w:w="3428" w:type="dxa"/>
          </w:tcPr>
          <w:p w:rsidR="004E1AD2" w:rsidRDefault="004E1AD2" w:rsidP="004E1AD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Unidade subordinada</w:t>
            </w:r>
          </w:p>
        </w:tc>
        <w:tc>
          <w:tcPr>
            <w:tcW w:w="5642" w:type="dxa"/>
          </w:tcPr>
          <w:p w:rsidR="004E1AD2" w:rsidRDefault="004E1AD2" w:rsidP="004E1AD2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Remete a hierarquia de unidades organizacionais</w:t>
            </w: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5" w:name="_Toc77951932"/>
      <w:r>
        <w:t>Conceitos associados</w:t>
      </w:r>
      <w:bookmarkEnd w:id="5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391AF5">
        <w:trPr>
          <w:trHeight w:val="600"/>
        </w:trPr>
        <w:tc>
          <w:tcPr>
            <w:tcW w:w="3428" w:type="dxa"/>
          </w:tcPr>
          <w:p w:rsidR="00AC4062" w:rsidRPr="00AC4062" w:rsidRDefault="004E1AD2" w:rsidP="00391AF5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N/A.</w:t>
            </w:r>
          </w:p>
        </w:tc>
        <w:tc>
          <w:tcPr>
            <w:tcW w:w="5642" w:type="dxa"/>
          </w:tcPr>
          <w:p w:rsidR="00AC4062" w:rsidRPr="00AC4062" w:rsidRDefault="00AC4062" w:rsidP="00391AF5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77951933"/>
      <w:r w:rsidR="004B2CE1">
        <w:t>Diagrama</w:t>
      </w:r>
      <w:bookmarkEnd w:id="6"/>
      <w:r w:rsidR="004B2CE1">
        <w:t xml:space="preserve"> </w:t>
      </w:r>
    </w:p>
    <w:p w:rsidR="00C6240A" w:rsidRDefault="00C6240A" w:rsidP="00AC4062">
      <w:pPr>
        <w:pStyle w:val="Cabealho"/>
        <w:widowControl w:val="0"/>
        <w:tabs>
          <w:tab w:val="left" w:pos="708"/>
        </w:tabs>
        <w:rPr>
          <w:rFonts w:cs="Arial"/>
        </w:rPr>
      </w:pPr>
      <w:r w:rsidRPr="00C6240A">
        <w:rPr>
          <w:rFonts w:cs="Arial"/>
          <w:noProof/>
          <w:lang w:val="en-US" w:eastAsia="en-US"/>
        </w:rPr>
        <w:drawing>
          <wp:inline distT="0" distB="0" distL="0" distR="0">
            <wp:extent cx="3427730" cy="3477895"/>
            <wp:effectExtent l="0" t="0" r="1270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73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7951934"/>
      <w:r>
        <w:t>Casos de Uso</w:t>
      </w:r>
      <w:bookmarkEnd w:id="7"/>
    </w:p>
    <w:p w:rsidR="00AE2BF8" w:rsidRDefault="00CA000D" w:rsidP="00AC4062">
      <w:pPr>
        <w:pStyle w:val="Ttulo2"/>
      </w:pPr>
      <w:bookmarkStart w:id="8" w:name="_Toc77951935"/>
      <w:r w:rsidRPr="00CA000D">
        <w:t>UCS</w:t>
      </w:r>
      <w:r w:rsidR="00C6240A">
        <w:t xml:space="preserve"> – Consultar Ponto Eletrônico</w:t>
      </w:r>
      <w:bookmarkEnd w:id="8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77951936"/>
      <w:r>
        <w:t>Fluxo Básico</w:t>
      </w:r>
      <w:bookmarkEnd w:id="9"/>
    </w:p>
    <w:p w:rsidR="00AE2BF8" w:rsidRDefault="00AE2BF8" w:rsidP="00D35A28">
      <w:pPr>
        <w:pStyle w:val="Ttulo4"/>
        <w:spacing w:line="240" w:lineRule="auto"/>
      </w:pPr>
      <w:r>
        <w:t xml:space="preserve">O ator </w:t>
      </w:r>
      <w:r w:rsidR="00AC4062">
        <w:t xml:space="preserve">acessa a funcionalidade </w:t>
      </w:r>
      <w:r w:rsidR="00391AF5">
        <w:t>"GERENCIAR PONTO ELETRÔ</w:t>
      </w:r>
      <w:r w:rsidR="00391AF5" w:rsidRPr="00391AF5">
        <w:t>NICO</w:t>
      </w:r>
      <w:r w:rsidR="00391AF5">
        <w:t>".</w:t>
      </w:r>
    </w:p>
    <w:p w:rsidR="00AE2BF8" w:rsidRDefault="00AC4062" w:rsidP="00D35A28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apresenta a tela da funcionalidade conforme </w:t>
      </w:r>
      <w:r w:rsidR="00391AF5">
        <w:fldChar w:fldCharType="begin"/>
      </w:r>
      <w:r w:rsidR="00391AF5">
        <w:instrText xml:space="preserve"> REF _Ref77952051 \h </w:instrText>
      </w:r>
      <w:r w:rsidR="00D35A28">
        <w:instrText xml:space="preserve"> \* MERGEFORMAT </w:instrText>
      </w:r>
      <w:r w:rsidR="00391AF5">
        <w:fldChar w:fldCharType="separate"/>
      </w:r>
      <w:r w:rsidR="00391AF5">
        <w:t>Tela 1</w:t>
      </w:r>
      <w:r w:rsidR="00391AF5">
        <w:fldChar w:fldCharType="end"/>
      </w:r>
      <w:r w:rsidR="00391AF5">
        <w:t>. O formulário de consulta apresenta os campos "Matrícula", "Mês", "Ano", "Situação (homologado/ não homologado)", "Unidade Organizacional"</w:t>
      </w:r>
      <w:r w:rsidR="00D35A28">
        <w:t xml:space="preserve"> e "Incluir Unidades Organizacionais subordinadas".</w:t>
      </w:r>
    </w:p>
    <w:p w:rsidR="00D35A28" w:rsidRDefault="00AE2BF8" w:rsidP="00D35A28">
      <w:pPr>
        <w:pStyle w:val="Ttulo4"/>
        <w:keepNext w:val="0"/>
        <w:widowControl w:val="0"/>
        <w:spacing w:line="240" w:lineRule="auto"/>
        <w:ind w:left="2160" w:hanging="1080"/>
      </w:pPr>
      <w:r>
        <w:t>O ator informa o</w:t>
      </w:r>
      <w:r w:rsidR="00AC4062">
        <w:t xml:space="preserve">s dados </w:t>
      </w:r>
      <w:r w:rsidR="00D35A28">
        <w:t>pertinentes e submete a operação.</w:t>
      </w:r>
    </w:p>
    <w:p w:rsidR="00CA2140" w:rsidRDefault="00D35A28" w:rsidP="00D35A28">
      <w:pPr>
        <w:pStyle w:val="Ttulo4"/>
        <w:keepNext w:val="0"/>
        <w:widowControl w:val="0"/>
        <w:spacing w:line="240" w:lineRule="auto"/>
        <w:ind w:left="2160" w:hanging="1080"/>
        <w:rPr>
          <w:ins w:id="10" w:author="Steffens, Cristiano Rafael" w:date="2021-07-26T13:54:00Z"/>
        </w:rPr>
      </w:pPr>
      <w:r>
        <w:t xml:space="preserve">O sistema valida a Regra de Negócio RN001. </w:t>
      </w:r>
    </w:p>
    <w:p w:rsidR="00AE2BF8" w:rsidRDefault="00CA2140" w:rsidP="00D35A28">
      <w:pPr>
        <w:pStyle w:val="Ttulo4"/>
        <w:keepNext w:val="0"/>
        <w:widowControl w:val="0"/>
        <w:spacing w:line="240" w:lineRule="auto"/>
        <w:ind w:left="2160" w:hanging="1080"/>
      </w:pPr>
      <w:ins w:id="11" w:author="Steffens, Cristiano Rafael" w:date="2021-07-26T13:54:00Z">
        <w:r>
          <w:t>O sistema carrega e filtra os resultados levando em consideração a Regra de Negócio RN003.</w:t>
        </w:r>
      </w:ins>
      <w:bookmarkStart w:id="12" w:name="_GoBack"/>
      <w:bookmarkEnd w:id="12"/>
    </w:p>
    <w:p w:rsidR="00D623B7" w:rsidRDefault="00AE2BF8" w:rsidP="00D35A28">
      <w:pPr>
        <w:pStyle w:val="Ttulo4"/>
        <w:keepNext w:val="0"/>
        <w:widowControl w:val="0"/>
        <w:spacing w:line="240" w:lineRule="auto"/>
        <w:ind w:left="2160" w:hanging="1080"/>
      </w:pPr>
      <w:r>
        <w:t>O sistema</w:t>
      </w:r>
      <w:r w:rsidR="00D35A28">
        <w:t xml:space="preserve"> exibe a listagem consolidada contendo "Matrícula", "Nome", "Total Executado", "Total Esperado", "Saldo do Mês", "Saldo 3 Meses" e "Data de Homologação"</w:t>
      </w:r>
      <w:r w:rsidR="00AC4062">
        <w:t>.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77951937"/>
      <w:r>
        <w:t>Pos Condição</w:t>
      </w:r>
      <w:bookmarkEnd w:id="13"/>
      <w:r>
        <w:t xml:space="preserve"> </w:t>
      </w:r>
    </w:p>
    <w:p w:rsidR="00D623B7" w:rsidRPr="00D623B7" w:rsidRDefault="00AC4062" w:rsidP="00C6240A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 w:rsidR="00D35A28">
        <w:t>listagem.</w:t>
      </w:r>
    </w:p>
    <w:p w:rsidR="00CA000D" w:rsidRDefault="00D623B7" w:rsidP="00CA000D">
      <w:pPr>
        <w:pStyle w:val="Ttulo3"/>
        <w:keepNext w:val="0"/>
        <w:widowControl w:val="0"/>
        <w:spacing w:before="120" w:line="240" w:lineRule="auto"/>
        <w:ind w:left="1620" w:hanging="900"/>
      </w:pPr>
      <w:r>
        <w:t xml:space="preserve"> </w:t>
      </w:r>
      <w:bookmarkStart w:id="14" w:name="_Toc77951938"/>
      <w:r>
        <w:t>Fluxo Exceção</w:t>
      </w:r>
      <w:bookmarkEnd w:id="14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solicita a pesquisa auxiliar de matrícula. </w:t>
      </w:r>
    </w:p>
    <w:p w:rsidR="00C6240A" w:rsidRPr="00C6240A" w:rsidRDefault="00C6240A" w:rsidP="00C6240A"/>
    <w:p w:rsidR="00C6240A" w:rsidRDefault="00C6240A" w:rsidP="00C6240A">
      <w:pPr>
        <w:pStyle w:val="Ttulo2"/>
      </w:pPr>
      <w:bookmarkStart w:id="15" w:name="_Toc77951939"/>
      <w:r w:rsidRPr="00CA000D">
        <w:t>UCS</w:t>
      </w:r>
      <w:r>
        <w:t xml:space="preserve"> – Ajustar Ponto Eletrônico</w:t>
      </w:r>
      <w:bookmarkEnd w:id="15"/>
    </w:p>
    <w:p w:rsidR="00C6240A" w:rsidRDefault="00C6240A" w:rsidP="00C6240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77951940"/>
      <w:r>
        <w:t>Fluxo Básico</w:t>
      </w:r>
      <w:bookmarkEnd w:id="16"/>
    </w:p>
    <w:p w:rsidR="00C6240A" w:rsidRDefault="00D35A28" w:rsidP="00C6240A">
      <w:pPr>
        <w:pStyle w:val="Ttulo4"/>
        <w:keepNext w:val="0"/>
        <w:widowControl w:val="0"/>
        <w:spacing w:line="240" w:lineRule="auto"/>
        <w:ind w:left="2160" w:hanging="1080"/>
      </w:pPr>
      <w:r>
        <w:t>Após executar o caso de uso "Consultar Ponto Eletrônico" o ator seleciona um registro na listagem e solicita a funcionalidade "Ajustar Ponto"</w:t>
      </w:r>
      <w:r w:rsidR="00C6240A">
        <w:t>.</w:t>
      </w:r>
    </w:p>
    <w:p w:rsidR="00D35A28" w:rsidRDefault="00C6240A" w:rsidP="00D35A28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apresenta a tela da funcionalidade conforme </w:t>
      </w:r>
      <w:r w:rsidR="00D35A28">
        <w:fldChar w:fldCharType="begin"/>
      </w:r>
      <w:r w:rsidR="00D35A28">
        <w:instrText xml:space="preserve"> REF _Ref77952648 \h </w:instrText>
      </w:r>
      <w:r w:rsidR="00D35A28">
        <w:fldChar w:fldCharType="separate"/>
      </w:r>
      <w:r w:rsidR="00D35A28">
        <w:t>Tela 2</w:t>
      </w:r>
      <w:r w:rsidR="00D35A28">
        <w:fldChar w:fldCharType="end"/>
      </w:r>
      <w:r w:rsidR="00D35A28">
        <w:t xml:space="preserve">. </w:t>
      </w:r>
    </w:p>
    <w:p w:rsidR="00D35A28" w:rsidRPr="00D35A28" w:rsidRDefault="00D35A28" w:rsidP="00D35A28">
      <w:pPr>
        <w:pStyle w:val="Ttulo4"/>
        <w:keepNext w:val="0"/>
        <w:widowControl w:val="0"/>
        <w:spacing w:line="240" w:lineRule="auto"/>
        <w:ind w:left="2160" w:hanging="1080"/>
      </w:pPr>
      <w:r>
        <w:t>O ator visualiza os registros pertencentes ao mês/ano referência.</w:t>
      </w:r>
    </w:p>
    <w:p w:rsidR="00003C1A" w:rsidRDefault="00C6240A" w:rsidP="009E6820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</w:t>
      </w:r>
      <w:r w:rsidR="00003C1A">
        <w:t>identifica o dia com lançamento inconsistente clica sobre a coluna "Quantidade de Horas".</w:t>
      </w:r>
    </w:p>
    <w:p w:rsidR="00003C1A" w:rsidRDefault="00C6240A" w:rsidP="009E6820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</w:t>
      </w:r>
      <w:r w:rsidR="00003C1A">
        <w:t>exibe a tela da funcionalidade (</w:t>
      </w:r>
      <w:r w:rsidR="00003C1A">
        <w:fldChar w:fldCharType="begin"/>
      </w:r>
      <w:r w:rsidR="00003C1A">
        <w:instrText xml:space="preserve"> REF _Ref77953153 \h </w:instrText>
      </w:r>
      <w:r w:rsidR="00003C1A">
        <w:fldChar w:fldCharType="separate"/>
      </w:r>
      <w:r w:rsidR="00003C1A">
        <w:t>Tela 3</w:t>
      </w:r>
      <w:r w:rsidR="00003C1A">
        <w:fldChar w:fldCharType="end"/>
      </w:r>
      <w:r w:rsidR="00003C1A">
        <w:t>) apresentando os lançamentos atuais.</w:t>
      </w:r>
    </w:p>
    <w:p w:rsidR="00003C1A" w:rsidRDefault="00003C1A" w:rsidP="009E6820">
      <w:pPr>
        <w:pStyle w:val="Ttulo4"/>
        <w:keepNext w:val="0"/>
        <w:widowControl w:val="0"/>
        <w:spacing w:line="240" w:lineRule="auto"/>
        <w:ind w:left="2160" w:hanging="1080"/>
      </w:pPr>
      <w:r>
        <w:t>O ator adiciona o(s) lançamento(s) faltante(s).</w:t>
      </w:r>
    </w:p>
    <w:p w:rsidR="00003C1A" w:rsidRDefault="00003C1A" w:rsidP="00003C1A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</w:t>
      </w:r>
      <w:r w:rsidR="00C6240A">
        <w:t xml:space="preserve">valida as informações de acordo com a </w:t>
      </w:r>
      <w:r>
        <w:t>Regra RN002.</w:t>
      </w:r>
    </w:p>
    <w:p w:rsidR="00003C1A" w:rsidRDefault="00003C1A" w:rsidP="00003C1A">
      <w:pPr>
        <w:pStyle w:val="Ttulo4"/>
        <w:keepNext w:val="0"/>
        <w:widowControl w:val="0"/>
        <w:spacing w:line="240" w:lineRule="auto"/>
        <w:ind w:left="2160" w:hanging="1080"/>
      </w:pPr>
      <w:r>
        <w:t>Após inserir os registros o ator submete a operação.</w:t>
      </w:r>
    </w:p>
    <w:p w:rsidR="00003C1A" w:rsidRPr="00003C1A" w:rsidRDefault="00003C1A" w:rsidP="00003C1A">
      <w:pPr>
        <w:pStyle w:val="Ttulo4"/>
        <w:keepNext w:val="0"/>
        <w:widowControl w:val="0"/>
        <w:spacing w:line="240" w:lineRule="auto"/>
        <w:ind w:left="2160" w:hanging="1080"/>
      </w:pPr>
      <w:r>
        <w:t>O sistema exibe a listagem de registro de ponto diária destacando o dia para o qual os registros foram modificados.</w:t>
      </w:r>
    </w:p>
    <w:p w:rsidR="00C6240A" w:rsidRDefault="00C6240A" w:rsidP="00C6240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77951941"/>
      <w:r>
        <w:t>Pos Condição</w:t>
      </w:r>
      <w:bookmarkEnd w:id="17"/>
      <w:r>
        <w:t xml:space="preserve"> </w:t>
      </w:r>
    </w:p>
    <w:p w:rsidR="00C6240A" w:rsidRPr="00D623B7" w:rsidRDefault="00C6240A" w:rsidP="00C6240A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</w:t>
      </w:r>
      <w:r w:rsidR="00003C1A">
        <w:t xml:space="preserve">a </w:t>
      </w:r>
      <w:r w:rsidR="00F55B70">
        <w:t xml:space="preserve">apresenta a </w:t>
      </w:r>
      <w:r w:rsidR="00003C1A">
        <w:t xml:space="preserve">listagem de ponto </w:t>
      </w:r>
      <w:r w:rsidR="00F55B70">
        <w:t>da matrícula.</w:t>
      </w:r>
    </w:p>
    <w:p w:rsidR="00C6240A" w:rsidRDefault="00C6240A" w:rsidP="00F55B70">
      <w:pPr>
        <w:pStyle w:val="Ttulo3"/>
        <w:keepNext w:val="0"/>
        <w:widowControl w:val="0"/>
        <w:spacing w:before="120" w:line="240" w:lineRule="auto"/>
        <w:ind w:left="1620" w:hanging="900"/>
      </w:pPr>
      <w:r>
        <w:t xml:space="preserve"> </w:t>
      </w:r>
      <w:bookmarkStart w:id="18" w:name="_Toc77951942"/>
      <w:r>
        <w:t>Fluxo Exceção</w:t>
      </w:r>
      <w:bookmarkEnd w:id="18"/>
      <w:r>
        <w:t xml:space="preserve"> </w:t>
      </w:r>
    </w:p>
    <w:p w:rsidR="00F55B70" w:rsidRPr="00F55B70" w:rsidRDefault="00F55B70" w:rsidP="00F55B70">
      <w:r>
        <w:t>N/A.</w:t>
      </w:r>
    </w:p>
    <w:p w:rsidR="00C6240A" w:rsidRDefault="00C6240A" w:rsidP="00C6240A">
      <w:pPr>
        <w:pStyle w:val="Ttulo2"/>
      </w:pPr>
      <w:bookmarkStart w:id="19" w:name="_Toc77951943"/>
      <w:r>
        <w:t>UCS – Homologar Ponto</w:t>
      </w:r>
      <w:bookmarkEnd w:id="19"/>
    </w:p>
    <w:p w:rsidR="00C6240A" w:rsidRDefault="00C6240A" w:rsidP="00C6240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77951944"/>
      <w:r>
        <w:t>Fluxo Básico</w:t>
      </w:r>
      <w:bookmarkEnd w:id="20"/>
    </w:p>
    <w:p w:rsidR="00F55B70" w:rsidRDefault="00F55B70" w:rsidP="00F55B70">
      <w:pPr>
        <w:pStyle w:val="Ttulo4"/>
        <w:keepNext w:val="0"/>
        <w:widowControl w:val="0"/>
        <w:spacing w:line="240" w:lineRule="auto"/>
        <w:ind w:left="2160" w:hanging="1080"/>
      </w:pPr>
      <w:r>
        <w:t>Após executar o caso de uso "Consultar Ponto Eletrônico" o ator seleciona um registro na listagem e solicita a funcionalidade "Homologar Ponto".</w:t>
      </w:r>
    </w:p>
    <w:p w:rsidR="00F55B70" w:rsidRDefault="00F55B70" w:rsidP="005A731D">
      <w:pPr>
        <w:pStyle w:val="Ttulo4"/>
        <w:keepNext w:val="0"/>
        <w:widowControl w:val="0"/>
        <w:spacing w:line="240" w:lineRule="auto"/>
        <w:ind w:left="2160" w:hanging="1080"/>
      </w:pPr>
      <w:r>
        <w:t>O sistema apresenta a tela da funcionalidade com a listagem de registros agregados por dia contendo "</w:t>
      </w:r>
    </w:p>
    <w:p w:rsidR="00F55B70" w:rsidRPr="00D35A28" w:rsidRDefault="00F55B70" w:rsidP="005A731D">
      <w:pPr>
        <w:pStyle w:val="Ttulo4"/>
        <w:keepNext w:val="0"/>
        <w:widowControl w:val="0"/>
        <w:spacing w:line="240" w:lineRule="auto"/>
        <w:ind w:left="2160" w:hanging="1080"/>
      </w:pPr>
      <w:r>
        <w:t>O ator visualiza os registros pertencentes ao mês/ano referência.</w:t>
      </w:r>
    </w:p>
    <w:p w:rsidR="00C6240A" w:rsidRDefault="00F55B70" w:rsidP="00C6240A">
      <w:pPr>
        <w:pStyle w:val="Ttulo4"/>
        <w:keepNext w:val="0"/>
        <w:widowControl w:val="0"/>
        <w:spacing w:line="240" w:lineRule="auto"/>
        <w:ind w:left="2160" w:hanging="1080"/>
      </w:pPr>
      <w:r>
        <w:t>O ator seleciona se deseja homologar ou não cada uma das as marcações inconsistentes justificadas e submete a operação</w:t>
      </w:r>
      <w:r w:rsidR="00C6240A">
        <w:t>.</w:t>
      </w:r>
    </w:p>
    <w:p w:rsidR="00C6240A" w:rsidRDefault="00F55B70" w:rsidP="00C6240A">
      <w:pPr>
        <w:pStyle w:val="Ttulo4"/>
        <w:keepNext w:val="0"/>
        <w:widowControl w:val="0"/>
        <w:spacing w:line="240" w:lineRule="auto"/>
        <w:ind w:left="2160" w:hanging="1080"/>
      </w:pPr>
      <w:r>
        <w:t>O sistema registra a homologação e retorna para a tela de listagem</w:t>
      </w:r>
      <w:r w:rsidR="00C6240A">
        <w:t>.</w:t>
      </w:r>
    </w:p>
    <w:p w:rsidR="00C6240A" w:rsidRDefault="00C6240A" w:rsidP="00C6240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77951945"/>
      <w:r>
        <w:t>Pos Condição</w:t>
      </w:r>
      <w:bookmarkEnd w:id="21"/>
      <w:r>
        <w:t xml:space="preserve"> </w:t>
      </w:r>
    </w:p>
    <w:p w:rsidR="00C6240A" w:rsidRPr="00D623B7" w:rsidRDefault="00C6240A" w:rsidP="00C6240A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 w:rsidR="00F55B70">
        <w:t>tela de listagem.</w:t>
      </w:r>
    </w:p>
    <w:p w:rsidR="00C6240A" w:rsidRDefault="00C6240A" w:rsidP="00C6240A">
      <w:pPr>
        <w:pStyle w:val="Ttulo3"/>
        <w:keepNext w:val="0"/>
        <w:widowControl w:val="0"/>
        <w:spacing w:before="120" w:line="240" w:lineRule="auto"/>
        <w:ind w:left="1620" w:hanging="900"/>
      </w:pPr>
      <w:r>
        <w:t xml:space="preserve"> </w:t>
      </w:r>
      <w:bookmarkStart w:id="22" w:name="_Toc77951946"/>
      <w:r>
        <w:t>Fluxo Exceção</w:t>
      </w:r>
      <w:bookmarkEnd w:id="22"/>
      <w:r>
        <w:t xml:space="preserve"> </w:t>
      </w:r>
    </w:p>
    <w:p w:rsidR="00C6240A" w:rsidRPr="00C6240A" w:rsidRDefault="00F55B70" w:rsidP="00F55B70">
      <w:pPr>
        <w:ind w:left="708"/>
      </w:pPr>
      <w:r>
        <w:t>N/A.</w:t>
      </w:r>
    </w:p>
    <w:p w:rsidR="00CA000D" w:rsidRDefault="00CA000D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3" w:name="_Toc77951947"/>
      <w:r>
        <w:t>Regra de Negócio</w:t>
      </w:r>
      <w:bookmarkEnd w:id="23"/>
    </w:p>
    <w:p w:rsidR="00AC4062" w:rsidRDefault="00AC4062" w:rsidP="00AC4062">
      <w:pPr>
        <w:pStyle w:val="Ttulo2"/>
      </w:pPr>
      <w:bookmarkStart w:id="24" w:name="_Toc77951948"/>
      <w:r>
        <w:t>RN001</w:t>
      </w:r>
      <w:bookmarkEnd w:id="24"/>
    </w:p>
    <w:p w:rsidR="00AC4062" w:rsidRDefault="00D35A28" w:rsidP="00AC4062">
      <w:r>
        <w:t>Mês/Ano referência são campos obrigatórios na consulta de ponto eletrônico.</w:t>
      </w:r>
    </w:p>
    <w:p w:rsidR="00AC4062" w:rsidRDefault="00AC4062" w:rsidP="00AC406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77951949"/>
      <w:r>
        <w:t>Fluxo Exceção Dados Inválidos</w:t>
      </w:r>
      <w:bookmarkEnd w:id="25"/>
    </w:p>
    <w:p w:rsidR="00AC4062" w:rsidRDefault="00AC4062" w:rsidP="00AC4062">
      <w:r>
        <w:t xml:space="preserve">O sistema emite o alerta de erro </w:t>
      </w:r>
      <w:r w:rsidR="00D35A28">
        <w:t>"Campos obrigatórios não preenchidos".</w:t>
      </w:r>
    </w:p>
    <w:p w:rsidR="00D35A28" w:rsidRDefault="00D35A28" w:rsidP="00AC4062"/>
    <w:p w:rsidR="00D35A28" w:rsidRDefault="00D35A28" w:rsidP="00D35A28">
      <w:pPr>
        <w:pStyle w:val="Ttulo2"/>
      </w:pPr>
      <w:r>
        <w:t>RN002</w:t>
      </w:r>
    </w:p>
    <w:p w:rsidR="00D35A28" w:rsidRDefault="00D35A28" w:rsidP="00D35A28">
      <w:r>
        <w:t xml:space="preserve">Não é permitido o ajuste de ponto em mês/ano </w:t>
      </w:r>
      <w:r w:rsidR="00003C1A">
        <w:t>referência</w:t>
      </w:r>
      <w:r>
        <w:t xml:space="preserve"> para o qual o processamento da folha já tenha sido realizado.</w:t>
      </w:r>
    </w:p>
    <w:p w:rsidR="00D35A28" w:rsidRDefault="00D35A28" w:rsidP="00D35A28">
      <w:pPr>
        <w:pStyle w:val="Ttulo3"/>
        <w:keepNext w:val="0"/>
        <w:widowControl w:val="0"/>
        <w:spacing w:before="120" w:line="240" w:lineRule="auto"/>
        <w:ind w:left="1620" w:hanging="900"/>
      </w:pPr>
      <w:r>
        <w:t>Fluxo Exceção Dados Inválidos</w:t>
      </w:r>
    </w:p>
    <w:p w:rsidR="00D35A28" w:rsidRDefault="00003C1A" w:rsidP="00D35A28">
      <w:r>
        <w:t>O sistema não exibe as opções de ajuste de ponto.</w:t>
      </w:r>
    </w:p>
    <w:p w:rsidR="00CA2140" w:rsidRDefault="00CA2140" w:rsidP="00D35A28">
      <w:pPr>
        <w:rPr>
          <w:ins w:id="26" w:author="Steffens, Cristiano Rafael" w:date="2021-07-26T13:51:00Z"/>
        </w:rPr>
      </w:pPr>
    </w:p>
    <w:p w:rsidR="00CA2140" w:rsidRDefault="00CA2140" w:rsidP="00CA2140">
      <w:pPr>
        <w:pStyle w:val="Ttulo2"/>
        <w:rPr>
          <w:ins w:id="27" w:author="Steffens, Cristiano Rafael" w:date="2021-07-26T13:51:00Z"/>
        </w:rPr>
      </w:pPr>
      <w:ins w:id="28" w:author="Steffens, Cristiano Rafael" w:date="2021-07-26T13:51:00Z">
        <w:r>
          <w:t>RN003</w:t>
        </w:r>
      </w:ins>
    </w:p>
    <w:p w:rsidR="00CA2140" w:rsidRDefault="00CA2140" w:rsidP="00CA2140">
      <w:pPr>
        <w:rPr>
          <w:ins w:id="29" w:author="Steffens, Cristiano Rafael" w:date="2021-07-26T13:51:00Z"/>
        </w:rPr>
      </w:pPr>
      <w:ins w:id="30" w:author="Steffens, Cristiano Rafael" w:date="2021-07-26T13:51:00Z">
        <w:r>
          <w:t>Não é permitido gerenciar ponto eletr</w:t>
        </w:r>
      </w:ins>
      <w:ins w:id="31" w:author="Steffens, Cristiano Rafael" w:date="2021-07-26T13:52:00Z">
        <w:r>
          <w:t xml:space="preserve">ônico de servidores da UDESC </w:t>
        </w:r>
        <w:r w:rsidRPr="00CA2140">
          <w:t>que fazem parte da carreira Professor de Ensino Superior</w:t>
        </w:r>
        <w:r>
          <w:t>.</w:t>
        </w:r>
      </w:ins>
    </w:p>
    <w:p w:rsidR="00CA2140" w:rsidRDefault="00CA2140" w:rsidP="00CA2140">
      <w:pPr>
        <w:pStyle w:val="Ttulo3"/>
        <w:keepNext w:val="0"/>
        <w:widowControl w:val="0"/>
        <w:spacing w:before="120" w:line="240" w:lineRule="auto"/>
        <w:ind w:left="1620" w:hanging="900"/>
        <w:rPr>
          <w:ins w:id="32" w:author="Steffens, Cristiano Rafael" w:date="2021-07-26T13:51:00Z"/>
        </w:rPr>
      </w:pPr>
      <w:ins w:id="33" w:author="Steffens, Cristiano Rafael" w:date="2021-07-26T13:51:00Z">
        <w:r>
          <w:t>Fluxo Exceção Dados Inválidos</w:t>
        </w:r>
      </w:ins>
    </w:p>
    <w:p w:rsidR="00CA2140" w:rsidRDefault="00CA2140" w:rsidP="00CA2140">
      <w:pPr>
        <w:rPr>
          <w:ins w:id="34" w:author="Steffens, Cristiano Rafael" w:date="2021-07-26T13:51:00Z"/>
        </w:rPr>
      </w:pPr>
      <w:ins w:id="35" w:author="Steffens, Cristiano Rafael" w:date="2021-07-26T13:51:00Z">
        <w:r>
          <w:t xml:space="preserve">O sistema não exibe </w:t>
        </w:r>
      </w:ins>
      <w:ins w:id="36" w:author="Steffens, Cristiano Rafael" w:date="2021-07-26T13:52:00Z">
        <w:r>
          <w:t>os registros na listagem</w:t>
        </w:r>
      </w:ins>
      <w:ins w:id="37" w:author="Steffens, Cristiano Rafael" w:date="2021-07-26T13:51:00Z">
        <w:r>
          <w:t>.</w:t>
        </w:r>
      </w:ins>
      <w:ins w:id="38" w:author="Steffens, Cristiano Rafael" w:date="2021-07-26T13:52:00Z">
        <w:r>
          <w:t xml:space="preserve"> </w:t>
        </w:r>
      </w:ins>
      <w:ins w:id="39" w:author="Steffens, Cristiano Rafael" w:date="2021-07-26T13:53:00Z">
        <w:r>
          <w:t xml:space="preserve"> Q</w:t>
        </w:r>
        <w:r w:rsidRPr="00CA2140">
          <w:t xml:space="preserve">uando o órgão logado for UDESC </w:t>
        </w:r>
        <w:r>
          <w:t xml:space="preserve">o sistema restringe </w:t>
        </w:r>
        <w:r w:rsidRPr="00CA2140">
          <w:t>o</w:t>
        </w:r>
        <w:r>
          <w:t>s</w:t>
        </w:r>
        <w:r w:rsidRPr="00CA2140">
          <w:t xml:space="preserve"> resultado</w:t>
        </w:r>
        <w:r>
          <w:t>s</w:t>
        </w:r>
        <w:r w:rsidRPr="00CA2140">
          <w:t xml:space="preserve"> da pesquisa para que não sejam listados os servidores que fazem parte da carreira Professor de Ensino Superior</w:t>
        </w:r>
        <w:r>
          <w:t>.</w:t>
        </w:r>
      </w:ins>
    </w:p>
    <w:p w:rsidR="00CA2140" w:rsidRDefault="00CA2140" w:rsidP="00D35A28"/>
    <w:p w:rsidR="00D35A28" w:rsidRDefault="00D35A28" w:rsidP="00AC4062"/>
    <w:p w:rsidR="00C6240A" w:rsidRDefault="00C6240A" w:rsidP="00AC4062"/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0" w:name="_Toc77951950"/>
      <w:r>
        <w:t>Anexos</w:t>
      </w:r>
      <w:bookmarkEnd w:id="40"/>
    </w:p>
    <w:p w:rsidR="00894896" w:rsidRDefault="00C6240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N/A.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41" w:name="_Toc77951951"/>
      <w:r>
        <w:t>Telas</w:t>
      </w:r>
      <w:bookmarkEnd w:id="41"/>
    </w:p>
    <w:p w:rsidR="00AC4062" w:rsidRDefault="00AC4062" w:rsidP="00AC4062">
      <w:pPr>
        <w:pStyle w:val="Ttulo2"/>
      </w:pPr>
      <w:bookmarkStart w:id="42" w:name="_Toc77951952"/>
      <w:bookmarkStart w:id="43" w:name="_Ref77952051"/>
      <w:r>
        <w:t>Tela 1</w:t>
      </w:r>
      <w:bookmarkEnd w:id="42"/>
      <w:bookmarkEnd w:id="43"/>
    </w:p>
    <w:p w:rsidR="00894896" w:rsidRDefault="00E81906" w:rsidP="00894896">
      <w:pPr>
        <w:keepNext/>
      </w:pPr>
      <w:r w:rsidRPr="00E81906">
        <w:rPr>
          <w:noProof/>
          <w:lang w:val="en-US" w:eastAsia="en-US"/>
        </w:rPr>
        <w:drawing>
          <wp:inline distT="0" distB="0" distL="0" distR="0" wp14:anchorId="7AE82B9F" wp14:editId="69EA8BA6">
            <wp:extent cx="5400040" cy="31064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062" w:rsidRDefault="00894896" w:rsidP="00894896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9E074A">
        <w:rPr>
          <w:noProof/>
        </w:rPr>
        <w:t>1</w:t>
      </w:r>
      <w:r>
        <w:fldChar w:fldCharType="end"/>
      </w:r>
      <w:r w:rsidR="00C6240A">
        <w:t xml:space="preserve"> - Tela Listagem de Registros de Ponto Eletrônico</w:t>
      </w:r>
    </w:p>
    <w:p w:rsidR="00E81906" w:rsidRDefault="00E81906" w:rsidP="00E81906"/>
    <w:p w:rsidR="00E81906" w:rsidRDefault="00E81906" w:rsidP="00E81906">
      <w:pPr>
        <w:pStyle w:val="Ttulo2"/>
      </w:pPr>
      <w:bookmarkStart w:id="44" w:name="_Toc77951953"/>
      <w:bookmarkStart w:id="45" w:name="_Ref77952648"/>
      <w:r>
        <w:t>Tela 2</w:t>
      </w:r>
      <w:bookmarkEnd w:id="44"/>
      <w:bookmarkEnd w:id="45"/>
    </w:p>
    <w:p w:rsidR="00E81906" w:rsidRDefault="00E81906" w:rsidP="00E81906">
      <w:pPr>
        <w:keepNext/>
      </w:pPr>
      <w:r>
        <w:rPr>
          <w:noProof/>
          <w:lang w:val="en-US" w:eastAsia="en-US"/>
        </w:rPr>
        <w:drawing>
          <wp:inline distT="0" distB="0" distL="0" distR="0" wp14:anchorId="23D0A5C5" wp14:editId="4CBE2770">
            <wp:extent cx="5400040" cy="3099435"/>
            <wp:effectExtent l="0" t="0" r="0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906" w:rsidRPr="00AC4062" w:rsidRDefault="00E81906" w:rsidP="00E81906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Tela Ajustar Lançamentos Ponto</w:t>
      </w:r>
    </w:p>
    <w:p w:rsidR="00E81906" w:rsidRDefault="00E81906" w:rsidP="00E81906"/>
    <w:p w:rsidR="00E81906" w:rsidRDefault="00E81906" w:rsidP="00E81906">
      <w:pPr>
        <w:pStyle w:val="Ttulo2"/>
      </w:pPr>
      <w:bookmarkStart w:id="46" w:name="_Toc77951954"/>
      <w:bookmarkStart w:id="47" w:name="_Ref77953153"/>
      <w:r>
        <w:t>Tela 3</w:t>
      </w:r>
      <w:bookmarkEnd w:id="46"/>
      <w:bookmarkEnd w:id="47"/>
    </w:p>
    <w:p w:rsidR="00E81906" w:rsidRDefault="00E81906" w:rsidP="00E81906">
      <w:pPr>
        <w:keepNext/>
        <w:jc w:val="center"/>
      </w:pPr>
      <w:r w:rsidRPr="00E81906">
        <w:rPr>
          <w:noProof/>
          <w:lang w:val="en-US" w:eastAsia="en-US"/>
        </w:rPr>
        <w:drawing>
          <wp:inline distT="0" distB="0" distL="0" distR="0" wp14:anchorId="588DDEF3" wp14:editId="656DCB5B">
            <wp:extent cx="2709197" cy="2765639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8260" cy="277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906" w:rsidRPr="00AC4062" w:rsidRDefault="00E81906" w:rsidP="00E81906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6240A">
        <w:rPr>
          <w:noProof/>
        </w:rPr>
        <w:t>3</w:t>
      </w:r>
      <w:r>
        <w:fldChar w:fldCharType="end"/>
      </w:r>
      <w:r>
        <w:t xml:space="preserve"> - Tela </w:t>
      </w:r>
      <w:r w:rsidR="00C6240A">
        <w:t>Ajustar Lançamentos de Ponto Eletrônico</w:t>
      </w:r>
    </w:p>
    <w:p w:rsidR="00E81906" w:rsidRPr="00E81906" w:rsidRDefault="00E81906" w:rsidP="00E81906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48" w:name="_Toc77951955"/>
      <w:r>
        <w:t>Relatório (</w:t>
      </w:r>
      <w:r w:rsidR="00CA000D">
        <w:t>s)</w:t>
      </w:r>
      <w:bookmarkEnd w:id="48"/>
    </w:p>
    <w:p w:rsidR="00894896" w:rsidRPr="00894896" w:rsidRDefault="00C6240A" w:rsidP="00C6240A">
      <w:pPr>
        <w:ind w:left="0"/>
      </w:pPr>
      <w:r>
        <w:t>N/A.</w:t>
      </w:r>
    </w:p>
    <w:sectPr w:rsidR="00894896" w:rsidRPr="00894896" w:rsidSect="00BD3501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03C6" w:rsidRDefault="00F503C6" w:rsidP="002908D9">
      <w:r>
        <w:separator/>
      </w:r>
    </w:p>
  </w:endnote>
  <w:endnote w:type="continuationSeparator" w:id="0">
    <w:p w:rsidR="00F503C6" w:rsidRDefault="00F503C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AF5" w:rsidRDefault="00391AF5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91AF5" w:rsidRDefault="00391AF5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391AF5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391AF5" w:rsidRDefault="00391AF5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391AF5" w:rsidRDefault="00391AF5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>
            <w:rPr>
              <w:rFonts w:cs="Arial"/>
              <w:noProof/>
              <w:sz w:val="20"/>
            </w:rPr>
            <w:t>Cristiano Steffens</w:t>
          </w:r>
          <w:r>
            <w:rPr>
              <w:rFonts w:cs="Arial"/>
              <w:sz w:val="20"/>
            </w:rPr>
            <w:fldChar w:fldCharType="end"/>
          </w:r>
        </w:p>
        <w:p w:rsidR="00391AF5" w:rsidRDefault="00391AF5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391AF5" w:rsidRDefault="00391AF5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391AF5" w:rsidRDefault="00391AF5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391AF5" w:rsidRDefault="00391AF5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>
            <w:rPr>
              <w:rFonts w:cs="Arial"/>
              <w:noProof/>
              <w:snapToGrid w:val="0"/>
              <w:sz w:val="20"/>
            </w:rPr>
            <w:t>UCS0768 - Gerenciar Ponto Eletrônico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391AF5" w:rsidRDefault="00391AF5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CA2140">
            <w:rPr>
              <w:rFonts w:cs="Arial"/>
              <w:noProof/>
              <w:sz w:val="20"/>
            </w:rPr>
            <w:t>8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391AF5" w:rsidRDefault="00391AF5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AF5" w:rsidRDefault="00391AF5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03C6" w:rsidRDefault="00F503C6" w:rsidP="002908D9">
      <w:r>
        <w:separator/>
      </w:r>
    </w:p>
  </w:footnote>
  <w:footnote w:type="continuationSeparator" w:id="0">
    <w:p w:rsidR="00F503C6" w:rsidRDefault="00F503C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AF5" w:rsidRDefault="00391AF5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AF5" w:rsidRDefault="00391AF5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teffens, Cristiano Rafael">
    <w15:presenceInfo w15:providerId="None" w15:userId="Steffens, Cristiano Rafa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74A"/>
    <w:rsid w:val="00003C1A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391AF5"/>
    <w:rsid w:val="00463AB4"/>
    <w:rsid w:val="004B2CE1"/>
    <w:rsid w:val="004E0834"/>
    <w:rsid w:val="004E1AD2"/>
    <w:rsid w:val="004F657F"/>
    <w:rsid w:val="00510CA9"/>
    <w:rsid w:val="00550536"/>
    <w:rsid w:val="00567DD6"/>
    <w:rsid w:val="0059301A"/>
    <w:rsid w:val="005D35E4"/>
    <w:rsid w:val="00616D7E"/>
    <w:rsid w:val="00623E87"/>
    <w:rsid w:val="00652148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C40FA"/>
    <w:rsid w:val="009E074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6240A"/>
    <w:rsid w:val="00C80215"/>
    <w:rsid w:val="00C85CA1"/>
    <w:rsid w:val="00CA000D"/>
    <w:rsid w:val="00CA0CEF"/>
    <w:rsid w:val="00CA2140"/>
    <w:rsid w:val="00D35A28"/>
    <w:rsid w:val="00D623B7"/>
    <w:rsid w:val="00DB0139"/>
    <w:rsid w:val="00DF1DDA"/>
    <w:rsid w:val="00E81253"/>
    <w:rsid w:val="00E81906"/>
    <w:rsid w:val="00F071FA"/>
    <w:rsid w:val="00F41655"/>
    <w:rsid w:val="00F43BE9"/>
    <w:rsid w:val="00F503C6"/>
    <w:rsid w:val="00F55B70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F8421AE"/>
  <w15:docId w15:val="{7359C0EF-6E96-480A-BA0A-3D63B4ED0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D58911-0106-4E9F-9F53-2CE4778AB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103</TotalTime>
  <Pages>12</Pages>
  <Words>1038</Words>
  <Characters>5920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31</vt:i4>
      </vt:variant>
    </vt:vector>
  </HeadingPairs>
  <TitlesOfParts>
    <vt:vector size="32" baseType="lpstr">
      <vt:lpstr/>
      <vt:lpstr>Pacote/Caso de Uso</vt:lpstr>
      <vt:lpstr>    Gerenciar Ponto Eletrônico</vt:lpstr>
      <vt:lpstr>    Descrição</vt:lpstr>
      <vt:lpstr>Conceito	</vt:lpstr>
      <vt:lpstr>    Conceitos principais</vt:lpstr>
      <vt:lpstr>    Conceitos associados</vt:lpstr>
      <vt:lpstr>Diagrama </vt:lpstr>
      <vt:lpstr>Casos de Uso</vt:lpstr>
      <vt:lpstr>    UCS – Consultar Ponto Eletrônico</vt:lpstr>
      <vt:lpstr>        Fluxo Básico</vt:lpstr>
      <vt:lpstr>        Pos Condição </vt:lpstr>
      <vt:lpstr>        Fluxo Exceção </vt:lpstr>
      <vt:lpstr>    UCS – Ajustar Ponto Eletrônico</vt:lpstr>
      <vt:lpstr>        Fluxo Básico</vt:lpstr>
      <vt:lpstr>        Pos Condição </vt:lpstr>
      <vt:lpstr>        Fluxo Exceção </vt:lpstr>
      <vt:lpstr>    UCS – Homologar Ponto</vt:lpstr>
      <vt:lpstr>        Fluxo Básico</vt:lpstr>
      <vt:lpstr>        Pos Condição </vt:lpstr>
      <vt:lpstr>        Fluxo Exceção </vt:lpstr>
      <vt:lpstr>Regra de Negócio</vt:lpstr>
      <vt:lpstr>    RN001</vt:lpstr>
      <vt:lpstr>        Fluxo Exceção Dados Inválidos</vt:lpstr>
      <vt:lpstr>    RN002</vt:lpstr>
      <vt:lpstr>        Fluxo Exceção Dados Inválidos</vt:lpstr>
      <vt:lpstr>Anexos</vt:lpstr>
      <vt:lpstr>Telas</vt:lpstr>
      <vt:lpstr>    Tela 1</vt:lpstr>
      <vt:lpstr>    Tela 2</vt:lpstr>
      <vt:lpstr>    Tela 3</vt:lpstr>
      <vt:lpstr>Relatório (s)</vt:lpstr>
    </vt:vector>
  </TitlesOfParts>
  <Company>Hewlett-Packard</Company>
  <LinksUpToDate>false</LinksUpToDate>
  <CharactersWithSpaces>6945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Cristiano Steffens</dc:creator>
  <cp:lastModifiedBy>Steffens, Cristiano Rafael</cp:lastModifiedBy>
  <cp:revision>5</cp:revision>
  <cp:lastPrinted>2014-11-08T02:47:00Z</cp:lastPrinted>
  <dcterms:created xsi:type="dcterms:W3CDTF">2021-07-23T19:09:00Z</dcterms:created>
  <dcterms:modified xsi:type="dcterms:W3CDTF">2021-07-26T16:55:00Z</dcterms:modified>
</cp:coreProperties>
</file>