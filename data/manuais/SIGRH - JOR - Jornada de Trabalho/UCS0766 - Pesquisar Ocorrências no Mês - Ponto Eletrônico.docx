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AE2BF8" w:rsidP="00510CA9">
      <w:pPr>
        <w:pStyle w:val="Capa"/>
        <w:ind w:left="0"/>
      </w:pPr>
      <w:r>
        <w:t>UCS</w:t>
      </w:r>
      <w:r w:rsidR="00510CA9">
        <w:t>0</w:t>
      </w:r>
      <w:r w:rsidR="00DE7F97">
        <w:t>766</w:t>
      </w:r>
      <w:r w:rsidR="0084167A">
        <w:t xml:space="preserve"> </w:t>
      </w:r>
      <w:r>
        <w:t xml:space="preserve">– </w:t>
      </w:r>
      <w:r w:rsidR="00DE7F97" w:rsidRPr="00DE7F97">
        <w:t>Pesquisar Ocorrências no Mês - Ponto Eletrônico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DE7F97" w:rsidP="00DE7F97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22</w:t>
            </w:r>
            <w:r w:rsidR="00510CA9" w:rsidRPr="00510CA9"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</w:rPr>
              <w:t>07</w:t>
            </w:r>
            <w:r w:rsidR="00510CA9" w:rsidRPr="00510CA9"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</w:rPr>
              <w:t>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DE7F97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Cristiano Steffens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:rsidR="00DE22C0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7941726" w:history="1">
        <w:r w:rsidR="00DE22C0" w:rsidRPr="00656831">
          <w:rPr>
            <w:rStyle w:val="Hyperlink"/>
            <w:noProof/>
          </w:rPr>
          <w:t>1.</w:t>
        </w:r>
        <w:r w:rsidR="00DE22C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DE22C0" w:rsidRPr="00656831">
          <w:rPr>
            <w:rStyle w:val="Hyperlink"/>
            <w:noProof/>
          </w:rPr>
          <w:t>Pacote/Caso de Uso</w:t>
        </w:r>
        <w:r w:rsidR="00DE22C0">
          <w:rPr>
            <w:noProof/>
            <w:webHidden/>
          </w:rPr>
          <w:tab/>
        </w:r>
        <w:r w:rsidR="00DE22C0">
          <w:rPr>
            <w:noProof/>
            <w:webHidden/>
          </w:rPr>
          <w:fldChar w:fldCharType="begin"/>
        </w:r>
        <w:r w:rsidR="00DE22C0">
          <w:rPr>
            <w:noProof/>
            <w:webHidden/>
          </w:rPr>
          <w:instrText xml:space="preserve"> PAGEREF _Toc77941726 \h </w:instrText>
        </w:r>
        <w:r w:rsidR="00DE22C0">
          <w:rPr>
            <w:noProof/>
            <w:webHidden/>
          </w:rPr>
        </w:r>
        <w:r w:rsidR="00DE22C0">
          <w:rPr>
            <w:noProof/>
            <w:webHidden/>
          </w:rPr>
          <w:fldChar w:fldCharType="separate"/>
        </w:r>
        <w:r w:rsidR="00DE22C0">
          <w:rPr>
            <w:noProof/>
            <w:webHidden/>
          </w:rPr>
          <w:t>4</w:t>
        </w:r>
        <w:r w:rsidR="00DE22C0">
          <w:rPr>
            <w:noProof/>
            <w:webHidden/>
          </w:rPr>
          <w:fldChar w:fldCharType="end"/>
        </w:r>
      </w:hyperlink>
    </w:p>
    <w:p w:rsidR="00DE22C0" w:rsidRDefault="00C50B95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1727" w:history="1">
        <w:r w:rsidR="00DE22C0" w:rsidRPr="00656831">
          <w:rPr>
            <w:rStyle w:val="Hyperlink"/>
            <w:noProof/>
          </w:rPr>
          <w:t>Nome da Funcionalidade</w:t>
        </w:r>
        <w:r w:rsidR="00DE22C0">
          <w:rPr>
            <w:noProof/>
            <w:webHidden/>
          </w:rPr>
          <w:tab/>
        </w:r>
        <w:r w:rsidR="00DE22C0">
          <w:rPr>
            <w:noProof/>
            <w:webHidden/>
          </w:rPr>
          <w:fldChar w:fldCharType="begin"/>
        </w:r>
        <w:r w:rsidR="00DE22C0">
          <w:rPr>
            <w:noProof/>
            <w:webHidden/>
          </w:rPr>
          <w:instrText xml:space="preserve"> PAGEREF _Toc77941727 \h </w:instrText>
        </w:r>
        <w:r w:rsidR="00DE22C0">
          <w:rPr>
            <w:noProof/>
            <w:webHidden/>
          </w:rPr>
        </w:r>
        <w:r w:rsidR="00DE22C0">
          <w:rPr>
            <w:noProof/>
            <w:webHidden/>
          </w:rPr>
          <w:fldChar w:fldCharType="separate"/>
        </w:r>
        <w:r w:rsidR="00DE22C0">
          <w:rPr>
            <w:noProof/>
            <w:webHidden/>
          </w:rPr>
          <w:t>4</w:t>
        </w:r>
        <w:r w:rsidR="00DE22C0">
          <w:rPr>
            <w:noProof/>
            <w:webHidden/>
          </w:rPr>
          <w:fldChar w:fldCharType="end"/>
        </w:r>
      </w:hyperlink>
    </w:p>
    <w:p w:rsidR="00DE22C0" w:rsidRDefault="00C50B9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1728" w:history="1">
        <w:r w:rsidR="00DE22C0" w:rsidRPr="00656831">
          <w:rPr>
            <w:rStyle w:val="Hyperlink"/>
            <w:noProof/>
          </w:rPr>
          <w:t>1.1.</w:t>
        </w:r>
        <w:r w:rsidR="00DE22C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DE22C0" w:rsidRPr="00656831">
          <w:rPr>
            <w:rStyle w:val="Hyperlink"/>
            <w:noProof/>
          </w:rPr>
          <w:t>Descrição</w:t>
        </w:r>
        <w:r w:rsidR="00DE22C0">
          <w:rPr>
            <w:noProof/>
            <w:webHidden/>
          </w:rPr>
          <w:tab/>
        </w:r>
        <w:r w:rsidR="00DE22C0">
          <w:rPr>
            <w:noProof/>
            <w:webHidden/>
          </w:rPr>
          <w:fldChar w:fldCharType="begin"/>
        </w:r>
        <w:r w:rsidR="00DE22C0">
          <w:rPr>
            <w:noProof/>
            <w:webHidden/>
          </w:rPr>
          <w:instrText xml:space="preserve"> PAGEREF _Toc77941728 \h </w:instrText>
        </w:r>
        <w:r w:rsidR="00DE22C0">
          <w:rPr>
            <w:noProof/>
            <w:webHidden/>
          </w:rPr>
        </w:r>
        <w:r w:rsidR="00DE22C0">
          <w:rPr>
            <w:noProof/>
            <w:webHidden/>
          </w:rPr>
          <w:fldChar w:fldCharType="separate"/>
        </w:r>
        <w:r w:rsidR="00DE22C0">
          <w:rPr>
            <w:noProof/>
            <w:webHidden/>
          </w:rPr>
          <w:t>4</w:t>
        </w:r>
        <w:r w:rsidR="00DE22C0">
          <w:rPr>
            <w:noProof/>
            <w:webHidden/>
          </w:rPr>
          <w:fldChar w:fldCharType="end"/>
        </w:r>
      </w:hyperlink>
    </w:p>
    <w:p w:rsidR="00DE22C0" w:rsidRDefault="00C50B9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1729" w:history="1">
        <w:r w:rsidR="00DE22C0" w:rsidRPr="00656831">
          <w:rPr>
            <w:rStyle w:val="Hyperlink"/>
            <w:noProof/>
          </w:rPr>
          <w:t>2.</w:t>
        </w:r>
        <w:r w:rsidR="00DE22C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DE22C0" w:rsidRPr="00656831">
          <w:rPr>
            <w:rStyle w:val="Hyperlink"/>
            <w:noProof/>
          </w:rPr>
          <w:t>Conceito</w:t>
        </w:r>
        <w:r w:rsidR="00DE22C0">
          <w:rPr>
            <w:noProof/>
            <w:webHidden/>
          </w:rPr>
          <w:tab/>
        </w:r>
        <w:r w:rsidR="00DE22C0">
          <w:rPr>
            <w:noProof/>
            <w:webHidden/>
          </w:rPr>
          <w:fldChar w:fldCharType="begin"/>
        </w:r>
        <w:r w:rsidR="00DE22C0">
          <w:rPr>
            <w:noProof/>
            <w:webHidden/>
          </w:rPr>
          <w:instrText xml:space="preserve"> PAGEREF _Toc77941729 \h </w:instrText>
        </w:r>
        <w:r w:rsidR="00DE22C0">
          <w:rPr>
            <w:noProof/>
            <w:webHidden/>
          </w:rPr>
        </w:r>
        <w:r w:rsidR="00DE22C0">
          <w:rPr>
            <w:noProof/>
            <w:webHidden/>
          </w:rPr>
          <w:fldChar w:fldCharType="separate"/>
        </w:r>
        <w:r w:rsidR="00DE22C0">
          <w:rPr>
            <w:noProof/>
            <w:webHidden/>
          </w:rPr>
          <w:t>4</w:t>
        </w:r>
        <w:r w:rsidR="00DE22C0">
          <w:rPr>
            <w:noProof/>
            <w:webHidden/>
          </w:rPr>
          <w:fldChar w:fldCharType="end"/>
        </w:r>
      </w:hyperlink>
    </w:p>
    <w:p w:rsidR="00DE22C0" w:rsidRDefault="00C50B9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1730" w:history="1">
        <w:r w:rsidR="00DE22C0" w:rsidRPr="00656831">
          <w:rPr>
            <w:rStyle w:val="Hyperlink"/>
            <w:noProof/>
          </w:rPr>
          <w:t>2.1.</w:t>
        </w:r>
        <w:r w:rsidR="00DE22C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DE22C0" w:rsidRPr="00656831">
          <w:rPr>
            <w:rStyle w:val="Hyperlink"/>
            <w:noProof/>
          </w:rPr>
          <w:t>Conceitos principais</w:t>
        </w:r>
        <w:r w:rsidR="00DE22C0">
          <w:rPr>
            <w:noProof/>
            <w:webHidden/>
          </w:rPr>
          <w:tab/>
        </w:r>
        <w:r w:rsidR="00DE22C0">
          <w:rPr>
            <w:noProof/>
            <w:webHidden/>
          </w:rPr>
          <w:fldChar w:fldCharType="begin"/>
        </w:r>
        <w:r w:rsidR="00DE22C0">
          <w:rPr>
            <w:noProof/>
            <w:webHidden/>
          </w:rPr>
          <w:instrText xml:space="preserve"> PAGEREF _Toc77941730 \h </w:instrText>
        </w:r>
        <w:r w:rsidR="00DE22C0">
          <w:rPr>
            <w:noProof/>
            <w:webHidden/>
          </w:rPr>
        </w:r>
        <w:r w:rsidR="00DE22C0">
          <w:rPr>
            <w:noProof/>
            <w:webHidden/>
          </w:rPr>
          <w:fldChar w:fldCharType="separate"/>
        </w:r>
        <w:r w:rsidR="00DE22C0">
          <w:rPr>
            <w:noProof/>
            <w:webHidden/>
          </w:rPr>
          <w:t>4</w:t>
        </w:r>
        <w:r w:rsidR="00DE22C0">
          <w:rPr>
            <w:noProof/>
            <w:webHidden/>
          </w:rPr>
          <w:fldChar w:fldCharType="end"/>
        </w:r>
      </w:hyperlink>
    </w:p>
    <w:p w:rsidR="00DE22C0" w:rsidRDefault="00C50B9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1731" w:history="1">
        <w:r w:rsidR="00DE22C0" w:rsidRPr="00656831">
          <w:rPr>
            <w:rStyle w:val="Hyperlink"/>
            <w:noProof/>
          </w:rPr>
          <w:t>2.2.</w:t>
        </w:r>
        <w:r w:rsidR="00DE22C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DE22C0" w:rsidRPr="00656831">
          <w:rPr>
            <w:rStyle w:val="Hyperlink"/>
            <w:noProof/>
          </w:rPr>
          <w:t>Conceitos associados</w:t>
        </w:r>
        <w:r w:rsidR="00DE22C0">
          <w:rPr>
            <w:noProof/>
            <w:webHidden/>
          </w:rPr>
          <w:tab/>
        </w:r>
        <w:r w:rsidR="00DE22C0">
          <w:rPr>
            <w:noProof/>
            <w:webHidden/>
          </w:rPr>
          <w:fldChar w:fldCharType="begin"/>
        </w:r>
        <w:r w:rsidR="00DE22C0">
          <w:rPr>
            <w:noProof/>
            <w:webHidden/>
          </w:rPr>
          <w:instrText xml:space="preserve"> PAGEREF _Toc77941731 \h </w:instrText>
        </w:r>
        <w:r w:rsidR="00DE22C0">
          <w:rPr>
            <w:noProof/>
            <w:webHidden/>
          </w:rPr>
        </w:r>
        <w:r w:rsidR="00DE22C0">
          <w:rPr>
            <w:noProof/>
            <w:webHidden/>
          </w:rPr>
          <w:fldChar w:fldCharType="separate"/>
        </w:r>
        <w:r w:rsidR="00DE22C0">
          <w:rPr>
            <w:noProof/>
            <w:webHidden/>
          </w:rPr>
          <w:t>5</w:t>
        </w:r>
        <w:r w:rsidR="00DE22C0">
          <w:rPr>
            <w:noProof/>
            <w:webHidden/>
          </w:rPr>
          <w:fldChar w:fldCharType="end"/>
        </w:r>
      </w:hyperlink>
    </w:p>
    <w:p w:rsidR="00DE22C0" w:rsidRDefault="00C50B9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1732" w:history="1">
        <w:r w:rsidR="00DE22C0" w:rsidRPr="00656831">
          <w:rPr>
            <w:rStyle w:val="Hyperlink"/>
            <w:noProof/>
          </w:rPr>
          <w:t>3.</w:t>
        </w:r>
        <w:r w:rsidR="00DE22C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DE22C0" w:rsidRPr="00656831">
          <w:rPr>
            <w:rStyle w:val="Hyperlink"/>
            <w:noProof/>
          </w:rPr>
          <w:t>Diagrama</w:t>
        </w:r>
        <w:r w:rsidR="00DE22C0">
          <w:rPr>
            <w:noProof/>
            <w:webHidden/>
          </w:rPr>
          <w:tab/>
        </w:r>
        <w:r w:rsidR="00DE22C0">
          <w:rPr>
            <w:noProof/>
            <w:webHidden/>
          </w:rPr>
          <w:fldChar w:fldCharType="begin"/>
        </w:r>
        <w:r w:rsidR="00DE22C0">
          <w:rPr>
            <w:noProof/>
            <w:webHidden/>
          </w:rPr>
          <w:instrText xml:space="preserve"> PAGEREF _Toc77941732 \h </w:instrText>
        </w:r>
        <w:r w:rsidR="00DE22C0">
          <w:rPr>
            <w:noProof/>
            <w:webHidden/>
          </w:rPr>
        </w:r>
        <w:r w:rsidR="00DE22C0">
          <w:rPr>
            <w:noProof/>
            <w:webHidden/>
          </w:rPr>
          <w:fldChar w:fldCharType="separate"/>
        </w:r>
        <w:r w:rsidR="00DE22C0">
          <w:rPr>
            <w:noProof/>
            <w:webHidden/>
          </w:rPr>
          <w:t>6</w:t>
        </w:r>
        <w:r w:rsidR="00DE22C0">
          <w:rPr>
            <w:noProof/>
            <w:webHidden/>
          </w:rPr>
          <w:fldChar w:fldCharType="end"/>
        </w:r>
      </w:hyperlink>
    </w:p>
    <w:p w:rsidR="00DE22C0" w:rsidRDefault="00C50B9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1733" w:history="1">
        <w:r w:rsidR="00DE22C0" w:rsidRPr="00656831">
          <w:rPr>
            <w:rStyle w:val="Hyperlink"/>
            <w:noProof/>
          </w:rPr>
          <w:t>4.</w:t>
        </w:r>
        <w:r w:rsidR="00DE22C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DE22C0" w:rsidRPr="00656831">
          <w:rPr>
            <w:rStyle w:val="Hyperlink"/>
            <w:noProof/>
          </w:rPr>
          <w:t>Casos de Uso</w:t>
        </w:r>
        <w:r w:rsidR="00DE22C0">
          <w:rPr>
            <w:noProof/>
            <w:webHidden/>
          </w:rPr>
          <w:tab/>
        </w:r>
        <w:r w:rsidR="00DE22C0">
          <w:rPr>
            <w:noProof/>
            <w:webHidden/>
          </w:rPr>
          <w:fldChar w:fldCharType="begin"/>
        </w:r>
        <w:r w:rsidR="00DE22C0">
          <w:rPr>
            <w:noProof/>
            <w:webHidden/>
          </w:rPr>
          <w:instrText xml:space="preserve"> PAGEREF _Toc77941733 \h </w:instrText>
        </w:r>
        <w:r w:rsidR="00DE22C0">
          <w:rPr>
            <w:noProof/>
            <w:webHidden/>
          </w:rPr>
        </w:r>
        <w:r w:rsidR="00DE22C0">
          <w:rPr>
            <w:noProof/>
            <w:webHidden/>
          </w:rPr>
          <w:fldChar w:fldCharType="separate"/>
        </w:r>
        <w:r w:rsidR="00DE22C0">
          <w:rPr>
            <w:noProof/>
            <w:webHidden/>
          </w:rPr>
          <w:t>7</w:t>
        </w:r>
        <w:r w:rsidR="00DE22C0">
          <w:rPr>
            <w:noProof/>
            <w:webHidden/>
          </w:rPr>
          <w:fldChar w:fldCharType="end"/>
        </w:r>
      </w:hyperlink>
    </w:p>
    <w:p w:rsidR="00DE22C0" w:rsidRDefault="00C50B9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1734" w:history="1">
        <w:r w:rsidR="00DE22C0" w:rsidRPr="00656831">
          <w:rPr>
            <w:rStyle w:val="Hyperlink"/>
            <w:noProof/>
          </w:rPr>
          <w:t>4.1.</w:t>
        </w:r>
        <w:r w:rsidR="00DE22C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DE22C0" w:rsidRPr="00656831">
          <w:rPr>
            <w:rStyle w:val="Hyperlink"/>
            <w:noProof/>
          </w:rPr>
          <w:t>UCS – Pesquisar Ocorrências no Mês</w:t>
        </w:r>
        <w:r w:rsidR="00DE22C0">
          <w:rPr>
            <w:noProof/>
            <w:webHidden/>
          </w:rPr>
          <w:tab/>
        </w:r>
        <w:r w:rsidR="00DE22C0">
          <w:rPr>
            <w:noProof/>
            <w:webHidden/>
          </w:rPr>
          <w:fldChar w:fldCharType="begin"/>
        </w:r>
        <w:r w:rsidR="00DE22C0">
          <w:rPr>
            <w:noProof/>
            <w:webHidden/>
          </w:rPr>
          <w:instrText xml:space="preserve"> PAGEREF _Toc77941734 \h </w:instrText>
        </w:r>
        <w:r w:rsidR="00DE22C0">
          <w:rPr>
            <w:noProof/>
            <w:webHidden/>
          </w:rPr>
        </w:r>
        <w:r w:rsidR="00DE22C0">
          <w:rPr>
            <w:noProof/>
            <w:webHidden/>
          </w:rPr>
          <w:fldChar w:fldCharType="separate"/>
        </w:r>
        <w:r w:rsidR="00DE22C0">
          <w:rPr>
            <w:noProof/>
            <w:webHidden/>
          </w:rPr>
          <w:t>7</w:t>
        </w:r>
        <w:r w:rsidR="00DE22C0">
          <w:rPr>
            <w:noProof/>
            <w:webHidden/>
          </w:rPr>
          <w:fldChar w:fldCharType="end"/>
        </w:r>
      </w:hyperlink>
    </w:p>
    <w:p w:rsidR="00DE22C0" w:rsidRDefault="00C50B9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1735" w:history="1">
        <w:r w:rsidR="00DE22C0" w:rsidRPr="00656831">
          <w:rPr>
            <w:rStyle w:val="Hyperlink"/>
            <w:noProof/>
          </w:rPr>
          <w:t>4.1.1.</w:t>
        </w:r>
        <w:r w:rsidR="00DE22C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DE22C0" w:rsidRPr="00656831">
          <w:rPr>
            <w:rStyle w:val="Hyperlink"/>
            <w:noProof/>
          </w:rPr>
          <w:t>Fluxo Básico</w:t>
        </w:r>
        <w:r w:rsidR="00DE22C0">
          <w:rPr>
            <w:noProof/>
            <w:webHidden/>
          </w:rPr>
          <w:tab/>
        </w:r>
        <w:r w:rsidR="00DE22C0">
          <w:rPr>
            <w:noProof/>
            <w:webHidden/>
          </w:rPr>
          <w:fldChar w:fldCharType="begin"/>
        </w:r>
        <w:r w:rsidR="00DE22C0">
          <w:rPr>
            <w:noProof/>
            <w:webHidden/>
          </w:rPr>
          <w:instrText xml:space="preserve"> PAGEREF _Toc77941735 \h </w:instrText>
        </w:r>
        <w:r w:rsidR="00DE22C0">
          <w:rPr>
            <w:noProof/>
            <w:webHidden/>
          </w:rPr>
        </w:r>
        <w:r w:rsidR="00DE22C0">
          <w:rPr>
            <w:noProof/>
            <w:webHidden/>
          </w:rPr>
          <w:fldChar w:fldCharType="separate"/>
        </w:r>
        <w:r w:rsidR="00DE22C0">
          <w:rPr>
            <w:noProof/>
            <w:webHidden/>
          </w:rPr>
          <w:t>7</w:t>
        </w:r>
        <w:r w:rsidR="00DE22C0">
          <w:rPr>
            <w:noProof/>
            <w:webHidden/>
          </w:rPr>
          <w:fldChar w:fldCharType="end"/>
        </w:r>
      </w:hyperlink>
    </w:p>
    <w:p w:rsidR="00DE22C0" w:rsidRDefault="00C50B9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1736" w:history="1">
        <w:r w:rsidR="00DE22C0" w:rsidRPr="00656831">
          <w:rPr>
            <w:rStyle w:val="Hyperlink"/>
            <w:noProof/>
          </w:rPr>
          <w:t>4.1.2.</w:t>
        </w:r>
        <w:r w:rsidR="00DE22C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DE22C0" w:rsidRPr="00656831">
          <w:rPr>
            <w:rStyle w:val="Hyperlink"/>
            <w:noProof/>
          </w:rPr>
          <w:t>Pos Condição</w:t>
        </w:r>
        <w:r w:rsidR="00DE22C0">
          <w:rPr>
            <w:noProof/>
            <w:webHidden/>
          </w:rPr>
          <w:tab/>
        </w:r>
        <w:r w:rsidR="00DE22C0">
          <w:rPr>
            <w:noProof/>
            <w:webHidden/>
          </w:rPr>
          <w:fldChar w:fldCharType="begin"/>
        </w:r>
        <w:r w:rsidR="00DE22C0">
          <w:rPr>
            <w:noProof/>
            <w:webHidden/>
          </w:rPr>
          <w:instrText xml:space="preserve"> PAGEREF _Toc77941736 \h </w:instrText>
        </w:r>
        <w:r w:rsidR="00DE22C0">
          <w:rPr>
            <w:noProof/>
            <w:webHidden/>
          </w:rPr>
        </w:r>
        <w:r w:rsidR="00DE22C0">
          <w:rPr>
            <w:noProof/>
            <w:webHidden/>
          </w:rPr>
          <w:fldChar w:fldCharType="separate"/>
        </w:r>
        <w:r w:rsidR="00DE22C0">
          <w:rPr>
            <w:noProof/>
            <w:webHidden/>
          </w:rPr>
          <w:t>7</w:t>
        </w:r>
        <w:r w:rsidR="00DE22C0">
          <w:rPr>
            <w:noProof/>
            <w:webHidden/>
          </w:rPr>
          <w:fldChar w:fldCharType="end"/>
        </w:r>
      </w:hyperlink>
    </w:p>
    <w:p w:rsidR="00DE22C0" w:rsidRDefault="00C50B9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1737" w:history="1">
        <w:r w:rsidR="00DE22C0" w:rsidRPr="00656831">
          <w:rPr>
            <w:rStyle w:val="Hyperlink"/>
            <w:noProof/>
          </w:rPr>
          <w:t>4.1.3.</w:t>
        </w:r>
        <w:r w:rsidR="00DE22C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DE22C0" w:rsidRPr="00656831">
          <w:rPr>
            <w:rStyle w:val="Hyperlink"/>
            <w:noProof/>
          </w:rPr>
          <w:t>Fluxo Exceção</w:t>
        </w:r>
        <w:r w:rsidR="00DE22C0">
          <w:rPr>
            <w:noProof/>
            <w:webHidden/>
          </w:rPr>
          <w:tab/>
        </w:r>
        <w:r w:rsidR="00DE22C0">
          <w:rPr>
            <w:noProof/>
            <w:webHidden/>
          </w:rPr>
          <w:fldChar w:fldCharType="begin"/>
        </w:r>
        <w:r w:rsidR="00DE22C0">
          <w:rPr>
            <w:noProof/>
            <w:webHidden/>
          </w:rPr>
          <w:instrText xml:space="preserve"> PAGEREF _Toc77941737 \h </w:instrText>
        </w:r>
        <w:r w:rsidR="00DE22C0">
          <w:rPr>
            <w:noProof/>
            <w:webHidden/>
          </w:rPr>
        </w:r>
        <w:r w:rsidR="00DE22C0">
          <w:rPr>
            <w:noProof/>
            <w:webHidden/>
          </w:rPr>
          <w:fldChar w:fldCharType="separate"/>
        </w:r>
        <w:r w:rsidR="00DE22C0">
          <w:rPr>
            <w:noProof/>
            <w:webHidden/>
          </w:rPr>
          <w:t>7</w:t>
        </w:r>
        <w:r w:rsidR="00DE22C0">
          <w:rPr>
            <w:noProof/>
            <w:webHidden/>
          </w:rPr>
          <w:fldChar w:fldCharType="end"/>
        </w:r>
      </w:hyperlink>
    </w:p>
    <w:p w:rsidR="00DE22C0" w:rsidRDefault="00C50B9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1738" w:history="1">
        <w:r w:rsidR="00DE22C0" w:rsidRPr="00656831">
          <w:rPr>
            <w:rStyle w:val="Hyperlink"/>
            <w:noProof/>
          </w:rPr>
          <w:t>4.2.</w:t>
        </w:r>
        <w:r w:rsidR="00DE22C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DE22C0" w:rsidRPr="00656831">
          <w:rPr>
            <w:rStyle w:val="Hyperlink"/>
            <w:noProof/>
          </w:rPr>
          <w:t>UCS – Detalhar Registros do Ponto</w:t>
        </w:r>
        <w:r w:rsidR="00DE22C0">
          <w:rPr>
            <w:noProof/>
            <w:webHidden/>
          </w:rPr>
          <w:tab/>
        </w:r>
        <w:r w:rsidR="00DE22C0">
          <w:rPr>
            <w:noProof/>
            <w:webHidden/>
          </w:rPr>
          <w:fldChar w:fldCharType="begin"/>
        </w:r>
        <w:r w:rsidR="00DE22C0">
          <w:rPr>
            <w:noProof/>
            <w:webHidden/>
          </w:rPr>
          <w:instrText xml:space="preserve"> PAGEREF _Toc77941738 \h </w:instrText>
        </w:r>
        <w:r w:rsidR="00DE22C0">
          <w:rPr>
            <w:noProof/>
            <w:webHidden/>
          </w:rPr>
        </w:r>
        <w:r w:rsidR="00DE22C0">
          <w:rPr>
            <w:noProof/>
            <w:webHidden/>
          </w:rPr>
          <w:fldChar w:fldCharType="separate"/>
        </w:r>
        <w:r w:rsidR="00DE22C0">
          <w:rPr>
            <w:noProof/>
            <w:webHidden/>
          </w:rPr>
          <w:t>7</w:t>
        </w:r>
        <w:r w:rsidR="00DE22C0">
          <w:rPr>
            <w:noProof/>
            <w:webHidden/>
          </w:rPr>
          <w:fldChar w:fldCharType="end"/>
        </w:r>
      </w:hyperlink>
    </w:p>
    <w:p w:rsidR="00DE22C0" w:rsidRDefault="00C50B9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1739" w:history="1">
        <w:r w:rsidR="00DE22C0" w:rsidRPr="00656831">
          <w:rPr>
            <w:rStyle w:val="Hyperlink"/>
            <w:noProof/>
          </w:rPr>
          <w:t>4.2.1.</w:t>
        </w:r>
        <w:r w:rsidR="00DE22C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DE22C0" w:rsidRPr="00656831">
          <w:rPr>
            <w:rStyle w:val="Hyperlink"/>
            <w:noProof/>
          </w:rPr>
          <w:t>Fluxo Básico</w:t>
        </w:r>
        <w:r w:rsidR="00DE22C0">
          <w:rPr>
            <w:noProof/>
            <w:webHidden/>
          </w:rPr>
          <w:tab/>
        </w:r>
        <w:r w:rsidR="00DE22C0">
          <w:rPr>
            <w:noProof/>
            <w:webHidden/>
          </w:rPr>
          <w:fldChar w:fldCharType="begin"/>
        </w:r>
        <w:r w:rsidR="00DE22C0">
          <w:rPr>
            <w:noProof/>
            <w:webHidden/>
          </w:rPr>
          <w:instrText xml:space="preserve"> PAGEREF _Toc77941739 \h </w:instrText>
        </w:r>
        <w:r w:rsidR="00DE22C0">
          <w:rPr>
            <w:noProof/>
            <w:webHidden/>
          </w:rPr>
        </w:r>
        <w:r w:rsidR="00DE22C0">
          <w:rPr>
            <w:noProof/>
            <w:webHidden/>
          </w:rPr>
          <w:fldChar w:fldCharType="separate"/>
        </w:r>
        <w:r w:rsidR="00DE22C0">
          <w:rPr>
            <w:noProof/>
            <w:webHidden/>
          </w:rPr>
          <w:t>7</w:t>
        </w:r>
        <w:r w:rsidR="00DE22C0">
          <w:rPr>
            <w:noProof/>
            <w:webHidden/>
          </w:rPr>
          <w:fldChar w:fldCharType="end"/>
        </w:r>
      </w:hyperlink>
    </w:p>
    <w:p w:rsidR="00DE22C0" w:rsidRDefault="00C50B9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1740" w:history="1">
        <w:r w:rsidR="00DE22C0" w:rsidRPr="00656831">
          <w:rPr>
            <w:rStyle w:val="Hyperlink"/>
            <w:noProof/>
          </w:rPr>
          <w:t>4.2.2.</w:t>
        </w:r>
        <w:r w:rsidR="00DE22C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DE22C0" w:rsidRPr="00656831">
          <w:rPr>
            <w:rStyle w:val="Hyperlink"/>
            <w:noProof/>
          </w:rPr>
          <w:t>Pos Condição</w:t>
        </w:r>
        <w:r w:rsidR="00DE22C0">
          <w:rPr>
            <w:noProof/>
            <w:webHidden/>
          </w:rPr>
          <w:tab/>
        </w:r>
        <w:r w:rsidR="00DE22C0">
          <w:rPr>
            <w:noProof/>
            <w:webHidden/>
          </w:rPr>
          <w:fldChar w:fldCharType="begin"/>
        </w:r>
        <w:r w:rsidR="00DE22C0">
          <w:rPr>
            <w:noProof/>
            <w:webHidden/>
          </w:rPr>
          <w:instrText xml:space="preserve"> PAGEREF _Toc77941740 \h </w:instrText>
        </w:r>
        <w:r w:rsidR="00DE22C0">
          <w:rPr>
            <w:noProof/>
            <w:webHidden/>
          </w:rPr>
        </w:r>
        <w:r w:rsidR="00DE22C0">
          <w:rPr>
            <w:noProof/>
            <w:webHidden/>
          </w:rPr>
          <w:fldChar w:fldCharType="separate"/>
        </w:r>
        <w:r w:rsidR="00DE22C0">
          <w:rPr>
            <w:noProof/>
            <w:webHidden/>
          </w:rPr>
          <w:t>7</w:t>
        </w:r>
        <w:r w:rsidR="00DE22C0">
          <w:rPr>
            <w:noProof/>
            <w:webHidden/>
          </w:rPr>
          <w:fldChar w:fldCharType="end"/>
        </w:r>
      </w:hyperlink>
    </w:p>
    <w:p w:rsidR="00DE22C0" w:rsidRDefault="00C50B9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1741" w:history="1">
        <w:r w:rsidR="00DE22C0" w:rsidRPr="00656831">
          <w:rPr>
            <w:rStyle w:val="Hyperlink"/>
            <w:noProof/>
          </w:rPr>
          <w:t>4.2.3.</w:t>
        </w:r>
        <w:r w:rsidR="00DE22C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DE22C0" w:rsidRPr="00656831">
          <w:rPr>
            <w:rStyle w:val="Hyperlink"/>
            <w:noProof/>
          </w:rPr>
          <w:t>Fluxo Exceção</w:t>
        </w:r>
        <w:r w:rsidR="00DE22C0">
          <w:rPr>
            <w:noProof/>
            <w:webHidden/>
          </w:rPr>
          <w:tab/>
        </w:r>
        <w:r w:rsidR="00DE22C0">
          <w:rPr>
            <w:noProof/>
            <w:webHidden/>
          </w:rPr>
          <w:fldChar w:fldCharType="begin"/>
        </w:r>
        <w:r w:rsidR="00DE22C0">
          <w:rPr>
            <w:noProof/>
            <w:webHidden/>
          </w:rPr>
          <w:instrText xml:space="preserve"> PAGEREF _Toc77941741 \h </w:instrText>
        </w:r>
        <w:r w:rsidR="00DE22C0">
          <w:rPr>
            <w:noProof/>
            <w:webHidden/>
          </w:rPr>
        </w:r>
        <w:r w:rsidR="00DE22C0">
          <w:rPr>
            <w:noProof/>
            <w:webHidden/>
          </w:rPr>
          <w:fldChar w:fldCharType="separate"/>
        </w:r>
        <w:r w:rsidR="00DE22C0">
          <w:rPr>
            <w:noProof/>
            <w:webHidden/>
          </w:rPr>
          <w:t>7</w:t>
        </w:r>
        <w:r w:rsidR="00DE22C0">
          <w:rPr>
            <w:noProof/>
            <w:webHidden/>
          </w:rPr>
          <w:fldChar w:fldCharType="end"/>
        </w:r>
      </w:hyperlink>
    </w:p>
    <w:p w:rsidR="00DE22C0" w:rsidRDefault="00C50B9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1742" w:history="1">
        <w:r w:rsidR="00DE22C0" w:rsidRPr="00656831">
          <w:rPr>
            <w:rStyle w:val="Hyperlink"/>
            <w:noProof/>
          </w:rPr>
          <w:t>5.</w:t>
        </w:r>
        <w:r w:rsidR="00DE22C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DE22C0" w:rsidRPr="00656831">
          <w:rPr>
            <w:rStyle w:val="Hyperlink"/>
            <w:noProof/>
          </w:rPr>
          <w:t>Regra de Negócio</w:t>
        </w:r>
        <w:r w:rsidR="00DE22C0">
          <w:rPr>
            <w:noProof/>
            <w:webHidden/>
          </w:rPr>
          <w:tab/>
        </w:r>
        <w:r w:rsidR="00DE22C0">
          <w:rPr>
            <w:noProof/>
            <w:webHidden/>
          </w:rPr>
          <w:fldChar w:fldCharType="begin"/>
        </w:r>
        <w:r w:rsidR="00DE22C0">
          <w:rPr>
            <w:noProof/>
            <w:webHidden/>
          </w:rPr>
          <w:instrText xml:space="preserve"> PAGEREF _Toc77941742 \h </w:instrText>
        </w:r>
        <w:r w:rsidR="00DE22C0">
          <w:rPr>
            <w:noProof/>
            <w:webHidden/>
          </w:rPr>
        </w:r>
        <w:r w:rsidR="00DE22C0">
          <w:rPr>
            <w:noProof/>
            <w:webHidden/>
          </w:rPr>
          <w:fldChar w:fldCharType="separate"/>
        </w:r>
        <w:r w:rsidR="00DE22C0">
          <w:rPr>
            <w:noProof/>
            <w:webHidden/>
          </w:rPr>
          <w:t>8</w:t>
        </w:r>
        <w:r w:rsidR="00DE22C0">
          <w:rPr>
            <w:noProof/>
            <w:webHidden/>
          </w:rPr>
          <w:fldChar w:fldCharType="end"/>
        </w:r>
      </w:hyperlink>
    </w:p>
    <w:p w:rsidR="00DE22C0" w:rsidRDefault="00C50B9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1743" w:history="1">
        <w:r w:rsidR="00DE22C0" w:rsidRPr="00656831">
          <w:rPr>
            <w:rStyle w:val="Hyperlink"/>
            <w:noProof/>
          </w:rPr>
          <w:t>5.1.</w:t>
        </w:r>
        <w:r w:rsidR="00DE22C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DE22C0" w:rsidRPr="00656831">
          <w:rPr>
            <w:rStyle w:val="Hyperlink"/>
            <w:noProof/>
          </w:rPr>
          <w:t>RN001</w:t>
        </w:r>
        <w:r w:rsidR="00DE22C0">
          <w:rPr>
            <w:noProof/>
            <w:webHidden/>
          </w:rPr>
          <w:tab/>
        </w:r>
        <w:r w:rsidR="00DE22C0">
          <w:rPr>
            <w:noProof/>
            <w:webHidden/>
          </w:rPr>
          <w:fldChar w:fldCharType="begin"/>
        </w:r>
        <w:r w:rsidR="00DE22C0">
          <w:rPr>
            <w:noProof/>
            <w:webHidden/>
          </w:rPr>
          <w:instrText xml:space="preserve"> PAGEREF _Toc77941743 \h </w:instrText>
        </w:r>
        <w:r w:rsidR="00DE22C0">
          <w:rPr>
            <w:noProof/>
            <w:webHidden/>
          </w:rPr>
        </w:r>
        <w:r w:rsidR="00DE22C0">
          <w:rPr>
            <w:noProof/>
            <w:webHidden/>
          </w:rPr>
          <w:fldChar w:fldCharType="separate"/>
        </w:r>
        <w:r w:rsidR="00DE22C0">
          <w:rPr>
            <w:noProof/>
            <w:webHidden/>
          </w:rPr>
          <w:t>8</w:t>
        </w:r>
        <w:r w:rsidR="00DE22C0">
          <w:rPr>
            <w:noProof/>
            <w:webHidden/>
          </w:rPr>
          <w:fldChar w:fldCharType="end"/>
        </w:r>
      </w:hyperlink>
    </w:p>
    <w:p w:rsidR="00DE22C0" w:rsidRDefault="00C50B9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1744" w:history="1">
        <w:r w:rsidR="00DE22C0" w:rsidRPr="00656831">
          <w:rPr>
            <w:rStyle w:val="Hyperlink"/>
            <w:noProof/>
          </w:rPr>
          <w:t>5.1.1.</w:t>
        </w:r>
        <w:r w:rsidR="00DE22C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DE22C0" w:rsidRPr="00656831">
          <w:rPr>
            <w:rStyle w:val="Hyperlink"/>
            <w:noProof/>
          </w:rPr>
          <w:t>Fluxo Exceção Dados Inválidos</w:t>
        </w:r>
        <w:r w:rsidR="00DE22C0">
          <w:rPr>
            <w:noProof/>
            <w:webHidden/>
          </w:rPr>
          <w:tab/>
        </w:r>
        <w:r w:rsidR="00DE22C0">
          <w:rPr>
            <w:noProof/>
            <w:webHidden/>
          </w:rPr>
          <w:fldChar w:fldCharType="begin"/>
        </w:r>
        <w:r w:rsidR="00DE22C0">
          <w:rPr>
            <w:noProof/>
            <w:webHidden/>
          </w:rPr>
          <w:instrText xml:space="preserve"> PAGEREF _Toc77941744 \h </w:instrText>
        </w:r>
        <w:r w:rsidR="00DE22C0">
          <w:rPr>
            <w:noProof/>
            <w:webHidden/>
          </w:rPr>
        </w:r>
        <w:r w:rsidR="00DE22C0">
          <w:rPr>
            <w:noProof/>
            <w:webHidden/>
          </w:rPr>
          <w:fldChar w:fldCharType="separate"/>
        </w:r>
        <w:r w:rsidR="00DE22C0">
          <w:rPr>
            <w:noProof/>
            <w:webHidden/>
          </w:rPr>
          <w:t>8</w:t>
        </w:r>
        <w:r w:rsidR="00DE22C0">
          <w:rPr>
            <w:noProof/>
            <w:webHidden/>
          </w:rPr>
          <w:fldChar w:fldCharType="end"/>
        </w:r>
      </w:hyperlink>
    </w:p>
    <w:p w:rsidR="00DE22C0" w:rsidRDefault="00C50B9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1745" w:history="1">
        <w:r w:rsidR="00DE22C0" w:rsidRPr="00656831">
          <w:rPr>
            <w:rStyle w:val="Hyperlink"/>
            <w:noProof/>
          </w:rPr>
          <w:t>5.2.</w:t>
        </w:r>
        <w:r w:rsidR="00DE22C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DE22C0" w:rsidRPr="00656831">
          <w:rPr>
            <w:rStyle w:val="Hyperlink"/>
            <w:noProof/>
          </w:rPr>
          <w:t>RN002</w:t>
        </w:r>
        <w:r w:rsidR="00DE22C0">
          <w:rPr>
            <w:noProof/>
            <w:webHidden/>
          </w:rPr>
          <w:tab/>
        </w:r>
        <w:r w:rsidR="00DE22C0">
          <w:rPr>
            <w:noProof/>
            <w:webHidden/>
          </w:rPr>
          <w:fldChar w:fldCharType="begin"/>
        </w:r>
        <w:r w:rsidR="00DE22C0">
          <w:rPr>
            <w:noProof/>
            <w:webHidden/>
          </w:rPr>
          <w:instrText xml:space="preserve"> PAGEREF _Toc77941745 \h </w:instrText>
        </w:r>
        <w:r w:rsidR="00DE22C0">
          <w:rPr>
            <w:noProof/>
            <w:webHidden/>
          </w:rPr>
        </w:r>
        <w:r w:rsidR="00DE22C0">
          <w:rPr>
            <w:noProof/>
            <w:webHidden/>
          </w:rPr>
          <w:fldChar w:fldCharType="separate"/>
        </w:r>
        <w:r w:rsidR="00DE22C0">
          <w:rPr>
            <w:noProof/>
            <w:webHidden/>
          </w:rPr>
          <w:t>8</w:t>
        </w:r>
        <w:r w:rsidR="00DE22C0">
          <w:rPr>
            <w:noProof/>
            <w:webHidden/>
          </w:rPr>
          <w:fldChar w:fldCharType="end"/>
        </w:r>
      </w:hyperlink>
    </w:p>
    <w:p w:rsidR="00DE22C0" w:rsidRDefault="00C50B9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1746" w:history="1">
        <w:r w:rsidR="00DE22C0" w:rsidRPr="00656831">
          <w:rPr>
            <w:rStyle w:val="Hyperlink"/>
            <w:noProof/>
          </w:rPr>
          <w:t>5.2.1.</w:t>
        </w:r>
        <w:r w:rsidR="00DE22C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DE22C0" w:rsidRPr="00656831">
          <w:rPr>
            <w:rStyle w:val="Hyperlink"/>
            <w:noProof/>
          </w:rPr>
          <w:t>Fluxo Exceção Dados Inválidos</w:t>
        </w:r>
        <w:r w:rsidR="00DE22C0">
          <w:rPr>
            <w:noProof/>
            <w:webHidden/>
          </w:rPr>
          <w:tab/>
        </w:r>
        <w:r w:rsidR="00DE22C0">
          <w:rPr>
            <w:noProof/>
            <w:webHidden/>
          </w:rPr>
          <w:fldChar w:fldCharType="begin"/>
        </w:r>
        <w:r w:rsidR="00DE22C0">
          <w:rPr>
            <w:noProof/>
            <w:webHidden/>
          </w:rPr>
          <w:instrText xml:space="preserve"> PAGEREF _Toc77941746 \h </w:instrText>
        </w:r>
        <w:r w:rsidR="00DE22C0">
          <w:rPr>
            <w:noProof/>
            <w:webHidden/>
          </w:rPr>
        </w:r>
        <w:r w:rsidR="00DE22C0">
          <w:rPr>
            <w:noProof/>
            <w:webHidden/>
          </w:rPr>
          <w:fldChar w:fldCharType="separate"/>
        </w:r>
        <w:r w:rsidR="00DE22C0">
          <w:rPr>
            <w:noProof/>
            <w:webHidden/>
          </w:rPr>
          <w:t>8</w:t>
        </w:r>
        <w:r w:rsidR="00DE22C0">
          <w:rPr>
            <w:noProof/>
            <w:webHidden/>
          </w:rPr>
          <w:fldChar w:fldCharType="end"/>
        </w:r>
      </w:hyperlink>
    </w:p>
    <w:p w:rsidR="00DE22C0" w:rsidRDefault="00C50B9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1747" w:history="1">
        <w:r w:rsidR="00DE22C0" w:rsidRPr="00656831">
          <w:rPr>
            <w:rStyle w:val="Hyperlink"/>
            <w:noProof/>
          </w:rPr>
          <w:t>6.</w:t>
        </w:r>
        <w:r w:rsidR="00DE22C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DE22C0" w:rsidRPr="00656831">
          <w:rPr>
            <w:rStyle w:val="Hyperlink"/>
            <w:noProof/>
          </w:rPr>
          <w:t>Anexos</w:t>
        </w:r>
        <w:r w:rsidR="00DE22C0">
          <w:rPr>
            <w:noProof/>
            <w:webHidden/>
          </w:rPr>
          <w:tab/>
        </w:r>
        <w:r w:rsidR="00DE22C0">
          <w:rPr>
            <w:noProof/>
            <w:webHidden/>
          </w:rPr>
          <w:fldChar w:fldCharType="begin"/>
        </w:r>
        <w:r w:rsidR="00DE22C0">
          <w:rPr>
            <w:noProof/>
            <w:webHidden/>
          </w:rPr>
          <w:instrText xml:space="preserve"> PAGEREF _Toc77941747 \h </w:instrText>
        </w:r>
        <w:r w:rsidR="00DE22C0">
          <w:rPr>
            <w:noProof/>
            <w:webHidden/>
          </w:rPr>
        </w:r>
        <w:r w:rsidR="00DE22C0">
          <w:rPr>
            <w:noProof/>
            <w:webHidden/>
          </w:rPr>
          <w:fldChar w:fldCharType="separate"/>
        </w:r>
        <w:r w:rsidR="00DE22C0">
          <w:rPr>
            <w:noProof/>
            <w:webHidden/>
          </w:rPr>
          <w:t>8</w:t>
        </w:r>
        <w:r w:rsidR="00DE22C0">
          <w:rPr>
            <w:noProof/>
            <w:webHidden/>
          </w:rPr>
          <w:fldChar w:fldCharType="end"/>
        </w:r>
      </w:hyperlink>
    </w:p>
    <w:p w:rsidR="00DE22C0" w:rsidRDefault="00C50B9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1748" w:history="1">
        <w:r w:rsidR="00DE22C0" w:rsidRPr="00656831">
          <w:rPr>
            <w:rStyle w:val="Hyperlink"/>
            <w:noProof/>
          </w:rPr>
          <w:t>7.</w:t>
        </w:r>
        <w:r w:rsidR="00DE22C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DE22C0" w:rsidRPr="00656831">
          <w:rPr>
            <w:rStyle w:val="Hyperlink"/>
            <w:noProof/>
          </w:rPr>
          <w:t>Telas</w:t>
        </w:r>
        <w:r w:rsidR="00DE22C0">
          <w:rPr>
            <w:noProof/>
            <w:webHidden/>
          </w:rPr>
          <w:tab/>
        </w:r>
        <w:r w:rsidR="00DE22C0">
          <w:rPr>
            <w:noProof/>
            <w:webHidden/>
          </w:rPr>
          <w:fldChar w:fldCharType="begin"/>
        </w:r>
        <w:r w:rsidR="00DE22C0">
          <w:rPr>
            <w:noProof/>
            <w:webHidden/>
          </w:rPr>
          <w:instrText xml:space="preserve"> PAGEREF _Toc77941748 \h </w:instrText>
        </w:r>
        <w:r w:rsidR="00DE22C0">
          <w:rPr>
            <w:noProof/>
            <w:webHidden/>
          </w:rPr>
        </w:r>
        <w:r w:rsidR="00DE22C0">
          <w:rPr>
            <w:noProof/>
            <w:webHidden/>
          </w:rPr>
          <w:fldChar w:fldCharType="separate"/>
        </w:r>
        <w:r w:rsidR="00DE22C0">
          <w:rPr>
            <w:noProof/>
            <w:webHidden/>
          </w:rPr>
          <w:t>9</w:t>
        </w:r>
        <w:r w:rsidR="00DE22C0">
          <w:rPr>
            <w:noProof/>
            <w:webHidden/>
          </w:rPr>
          <w:fldChar w:fldCharType="end"/>
        </w:r>
      </w:hyperlink>
    </w:p>
    <w:p w:rsidR="00DE22C0" w:rsidRDefault="00C50B9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1749" w:history="1">
        <w:r w:rsidR="00DE22C0" w:rsidRPr="00656831">
          <w:rPr>
            <w:rStyle w:val="Hyperlink"/>
            <w:noProof/>
          </w:rPr>
          <w:t>7.1.</w:t>
        </w:r>
        <w:r w:rsidR="00DE22C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DE22C0" w:rsidRPr="00656831">
          <w:rPr>
            <w:rStyle w:val="Hyperlink"/>
            <w:noProof/>
          </w:rPr>
          <w:t>Tela 1</w:t>
        </w:r>
        <w:r w:rsidR="00DE22C0">
          <w:rPr>
            <w:noProof/>
            <w:webHidden/>
          </w:rPr>
          <w:tab/>
        </w:r>
        <w:r w:rsidR="00DE22C0">
          <w:rPr>
            <w:noProof/>
            <w:webHidden/>
          </w:rPr>
          <w:fldChar w:fldCharType="begin"/>
        </w:r>
        <w:r w:rsidR="00DE22C0">
          <w:rPr>
            <w:noProof/>
            <w:webHidden/>
          </w:rPr>
          <w:instrText xml:space="preserve"> PAGEREF _Toc77941749 \h </w:instrText>
        </w:r>
        <w:r w:rsidR="00DE22C0">
          <w:rPr>
            <w:noProof/>
            <w:webHidden/>
          </w:rPr>
        </w:r>
        <w:r w:rsidR="00DE22C0">
          <w:rPr>
            <w:noProof/>
            <w:webHidden/>
          </w:rPr>
          <w:fldChar w:fldCharType="separate"/>
        </w:r>
        <w:r w:rsidR="00DE22C0">
          <w:rPr>
            <w:noProof/>
            <w:webHidden/>
          </w:rPr>
          <w:t>9</w:t>
        </w:r>
        <w:r w:rsidR="00DE22C0">
          <w:rPr>
            <w:noProof/>
            <w:webHidden/>
          </w:rPr>
          <w:fldChar w:fldCharType="end"/>
        </w:r>
      </w:hyperlink>
    </w:p>
    <w:p w:rsidR="00DE22C0" w:rsidRDefault="00C50B9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1750" w:history="1">
        <w:r w:rsidR="00DE22C0" w:rsidRPr="00656831">
          <w:rPr>
            <w:rStyle w:val="Hyperlink"/>
            <w:noProof/>
          </w:rPr>
          <w:t>7.2.</w:t>
        </w:r>
        <w:r w:rsidR="00DE22C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DE22C0" w:rsidRPr="00656831">
          <w:rPr>
            <w:rStyle w:val="Hyperlink"/>
            <w:noProof/>
          </w:rPr>
          <w:t>Tela 2</w:t>
        </w:r>
        <w:r w:rsidR="00DE22C0">
          <w:rPr>
            <w:noProof/>
            <w:webHidden/>
          </w:rPr>
          <w:tab/>
        </w:r>
        <w:r w:rsidR="00DE22C0">
          <w:rPr>
            <w:noProof/>
            <w:webHidden/>
          </w:rPr>
          <w:fldChar w:fldCharType="begin"/>
        </w:r>
        <w:r w:rsidR="00DE22C0">
          <w:rPr>
            <w:noProof/>
            <w:webHidden/>
          </w:rPr>
          <w:instrText xml:space="preserve"> PAGEREF _Toc77941750 \h </w:instrText>
        </w:r>
        <w:r w:rsidR="00DE22C0">
          <w:rPr>
            <w:noProof/>
            <w:webHidden/>
          </w:rPr>
        </w:r>
        <w:r w:rsidR="00DE22C0">
          <w:rPr>
            <w:noProof/>
            <w:webHidden/>
          </w:rPr>
          <w:fldChar w:fldCharType="separate"/>
        </w:r>
        <w:r w:rsidR="00DE22C0">
          <w:rPr>
            <w:noProof/>
            <w:webHidden/>
          </w:rPr>
          <w:t>9</w:t>
        </w:r>
        <w:r w:rsidR="00DE22C0">
          <w:rPr>
            <w:noProof/>
            <w:webHidden/>
          </w:rPr>
          <w:fldChar w:fldCharType="end"/>
        </w:r>
      </w:hyperlink>
    </w:p>
    <w:p w:rsidR="00DE22C0" w:rsidRDefault="00C50B9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1751" w:history="1">
        <w:r w:rsidR="00DE22C0" w:rsidRPr="00656831">
          <w:rPr>
            <w:rStyle w:val="Hyperlink"/>
            <w:noProof/>
          </w:rPr>
          <w:t>8.</w:t>
        </w:r>
        <w:r w:rsidR="00DE22C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DE22C0" w:rsidRPr="00656831">
          <w:rPr>
            <w:rStyle w:val="Hyperlink"/>
            <w:noProof/>
          </w:rPr>
          <w:t>Relatório (s)</w:t>
        </w:r>
        <w:r w:rsidR="00DE22C0">
          <w:rPr>
            <w:noProof/>
            <w:webHidden/>
          </w:rPr>
          <w:tab/>
        </w:r>
        <w:r w:rsidR="00DE22C0">
          <w:rPr>
            <w:noProof/>
            <w:webHidden/>
          </w:rPr>
          <w:fldChar w:fldCharType="begin"/>
        </w:r>
        <w:r w:rsidR="00DE22C0">
          <w:rPr>
            <w:noProof/>
            <w:webHidden/>
          </w:rPr>
          <w:instrText xml:space="preserve"> PAGEREF _Toc77941751 \h </w:instrText>
        </w:r>
        <w:r w:rsidR="00DE22C0">
          <w:rPr>
            <w:noProof/>
            <w:webHidden/>
          </w:rPr>
        </w:r>
        <w:r w:rsidR="00DE22C0">
          <w:rPr>
            <w:noProof/>
            <w:webHidden/>
          </w:rPr>
          <w:fldChar w:fldCharType="separate"/>
        </w:r>
        <w:r w:rsidR="00DE22C0">
          <w:rPr>
            <w:noProof/>
            <w:webHidden/>
          </w:rPr>
          <w:t>10</w:t>
        </w:r>
        <w:r w:rsidR="00DE22C0"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77941726"/>
      <w:r>
        <w:t>Pacote/Caso de Uso</w:t>
      </w:r>
      <w:bookmarkEnd w:id="0"/>
    </w:p>
    <w:p w:rsidR="00AE2BF8" w:rsidRDefault="00AE2BF8" w:rsidP="00AE2BF8"/>
    <w:p w:rsidR="00AE2BF8" w:rsidRDefault="00AC4062" w:rsidP="00232F60">
      <w:pPr>
        <w:pStyle w:val="Subttulo"/>
      </w:pPr>
      <w:bookmarkStart w:id="1" w:name="_Toc77941727"/>
      <w:r>
        <w:t>Nome da Funcionalidade</w:t>
      </w:r>
      <w:bookmarkEnd w:id="1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AC4062">
      <w:pPr>
        <w:pStyle w:val="Ttulo2"/>
      </w:pPr>
      <w:bookmarkStart w:id="2" w:name="_Toc77941728"/>
      <w:r>
        <w:t>Descrição</w:t>
      </w:r>
      <w:bookmarkEnd w:id="2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DE22C0" w:rsidP="00AC4062">
      <w:pPr>
        <w:pStyle w:val="Cabealho"/>
        <w:ind w:left="0"/>
        <w:jc w:val="left"/>
        <w:rPr>
          <w:rFonts w:cs="Arial"/>
        </w:rPr>
      </w:pPr>
      <w:r>
        <w:rPr>
          <w:rFonts w:cs="Arial"/>
        </w:rPr>
        <w:t>Pacote responsável pela pesquisa e detalhamento das ocorrências de ponto eletrônico</w:t>
      </w:r>
      <w:r w:rsidR="00AE2BF8" w:rsidRPr="00AC4062">
        <w:rPr>
          <w:rFonts w:cs="Arial"/>
        </w:rPr>
        <w:t>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3" w:name="_Toc77941729"/>
      <w:r>
        <w:t>Conceito</w:t>
      </w:r>
      <w:bookmarkEnd w:id="3"/>
      <w:r>
        <w:tab/>
      </w:r>
    </w:p>
    <w:p w:rsidR="00AE2BF8" w:rsidRDefault="00AE2BF8" w:rsidP="00AE2BF8"/>
    <w:p w:rsidR="00AE2BF8" w:rsidRDefault="00AE2BF8" w:rsidP="00AC4062">
      <w:pPr>
        <w:pStyle w:val="Ttulo2"/>
      </w:pPr>
      <w:bookmarkStart w:id="4" w:name="_Toc77941730"/>
      <w:r>
        <w:t>Conceitos principais</w:t>
      </w:r>
      <w:bookmarkEnd w:id="4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1B5E1C">
        <w:trPr>
          <w:trHeight w:val="600"/>
        </w:trPr>
        <w:tc>
          <w:tcPr>
            <w:tcW w:w="3428" w:type="dxa"/>
          </w:tcPr>
          <w:p w:rsidR="00AE2BF8" w:rsidRPr="00AC4062" w:rsidRDefault="001036E7" w:rsidP="00AE2BF8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Matrícula</w:t>
            </w:r>
          </w:p>
        </w:tc>
        <w:tc>
          <w:tcPr>
            <w:tcW w:w="5642" w:type="dxa"/>
          </w:tcPr>
          <w:p w:rsidR="00AE2BF8" w:rsidRPr="00AC4062" w:rsidRDefault="001036E7" w:rsidP="001B5E1C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Identificador único do vínculo do servidor</w:t>
            </w:r>
          </w:p>
        </w:tc>
      </w:tr>
      <w:tr w:rsidR="001036E7" w:rsidRPr="00AC4062" w:rsidTr="001B5E1C">
        <w:trPr>
          <w:trHeight w:val="600"/>
        </w:trPr>
        <w:tc>
          <w:tcPr>
            <w:tcW w:w="3428" w:type="dxa"/>
          </w:tcPr>
          <w:p w:rsidR="001036E7" w:rsidRDefault="001036E7" w:rsidP="00AE2BF8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Referência</w:t>
            </w:r>
          </w:p>
        </w:tc>
        <w:tc>
          <w:tcPr>
            <w:tcW w:w="5642" w:type="dxa"/>
          </w:tcPr>
          <w:p w:rsidR="001036E7" w:rsidRPr="00AC4062" w:rsidRDefault="001036E7" w:rsidP="001B5E1C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Mês / Ano</w:t>
            </w:r>
          </w:p>
        </w:tc>
      </w:tr>
      <w:tr w:rsidR="001036E7" w:rsidRPr="00AC4062" w:rsidTr="001B5E1C">
        <w:trPr>
          <w:trHeight w:val="600"/>
        </w:trPr>
        <w:tc>
          <w:tcPr>
            <w:tcW w:w="3428" w:type="dxa"/>
          </w:tcPr>
          <w:p w:rsidR="001036E7" w:rsidRDefault="001036E7" w:rsidP="00AE2BF8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Homologação</w:t>
            </w:r>
          </w:p>
        </w:tc>
        <w:tc>
          <w:tcPr>
            <w:tcW w:w="5642" w:type="dxa"/>
          </w:tcPr>
          <w:p w:rsidR="001036E7" w:rsidRDefault="001036E7" w:rsidP="001B5E1C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Aprovação / ratificação por pessoa responsável</w:t>
            </w:r>
          </w:p>
        </w:tc>
      </w:tr>
      <w:tr w:rsidR="001036E7" w:rsidRPr="00AC4062" w:rsidTr="001B5E1C">
        <w:trPr>
          <w:trHeight w:val="600"/>
        </w:trPr>
        <w:tc>
          <w:tcPr>
            <w:tcW w:w="3428" w:type="dxa"/>
          </w:tcPr>
          <w:p w:rsidR="001036E7" w:rsidRDefault="001036E7" w:rsidP="00AE2BF8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Marcação Inconsistente</w:t>
            </w:r>
          </w:p>
        </w:tc>
        <w:tc>
          <w:tcPr>
            <w:tcW w:w="5642" w:type="dxa"/>
          </w:tcPr>
          <w:p w:rsidR="001036E7" w:rsidRDefault="00540379" w:rsidP="001B5E1C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Marcação de ponto inconsistente com o esperado (duas marcações de entrada para  uma marcação de saída, etc.)</w:t>
            </w:r>
          </w:p>
        </w:tc>
      </w:tr>
      <w:tr w:rsidR="001036E7" w:rsidRPr="00AC4062" w:rsidTr="001B5E1C">
        <w:trPr>
          <w:trHeight w:val="600"/>
        </w:trPr>
        <w:tc>
          <w:tcPr>
            <w:tcW w:w="3428" w:type="dxa"/>
          </w:tcPr>
          <w:p w:rsidR="001036E7" w:rsidRDefault="001036E7" w:rsidP="00AE2BF8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Total do período</w:t>
            </w:r>
          </w:p>
        </w:tc>
        <w:tc>
          <w:tcPr>
            <w:tcW w:w="5642" w:type="dxa"/>
          </w:tcPr>
          <w:p w:rsidR="001036E7" w:rsidRDefault="00540379" w:rsidP="001B5E1C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Somatório de horas trabalhadas no período</w:t>
            </w:r>
          </w:p>
        </w:tc>
      </w:tr>
      <w:tr w:rsidR="00540379" w:rsidRPr="00AC4062" w:rsidTr="001B5E1C">
        <w:trPr>
          <w:trHeight w:val="600"/>
        </w:trPr>
        <w:tc>
          <w:tcPr>
            <w:tcW w:w="3428" w:type="dxa"/>
          </w:tcPr>
          <w:p w:rsidR="00540379" w:rsidRDefault="00540379" w:rsidP="00AE2BF8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Total esperado</w:t>
            </w:r>
          </w:p>
        </w:tc>
        <w:tc>
          <w:tcPr>
            <w:tcW w:w="5642" w:type="dxa"/>
          </w:tcPr>
          <w:p w:rsidR="00540379" w:rsidRDefault="00540379" w:rsidP="001B5E1C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Somatório de horas de trabalho esperadas no período</w:t>
            </w:r>
          </w:p>
        </w:tc>
      </w:tr>
      <w:tr w:rsidR="00540379" w:rsidRPr="00AC4062" w:rsidTr="001B5E1C">
        <w:trPr>
          <w:trHeight w:val="600"/>
        </w:trPr>
        <w:tc>
          <w:tcPr>
            <w:tcW w:w="3428" w:type="dxa"/>
          </w:tcPr>
          <w:p w:rsidR="00540379" w:rsidRDefault="00540379" w:rsidP="00AE2BF8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Justificativa</w:t>
            </w:r>
          </w:p>
        </w:tc>
        <w:tc>
          <w:tcPr>
            <w:tcW w:w="5642" w:type="dxa"/>
          </w:tcPr>
          <w:p w:rsidR="00540379" w:rsidRDefault="00540379" w:rsidP="001B5E1C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Explicação textual</w:t>
            </w:r>
          </w:p>
        </w:tc>
      </w:tr>
      <w:tr w:rsidR="00540379" w:rsidRPr="00AC4062" w:rsidTr="001B5E1C">
        <w:trPr>
          <w:trHeight w:val="600"/>
        </w:trPr>
        <w:tc>
          <w:tcPr>
            <w:tcW w:w="3428" w:type="dxa"/>
          </w:tcPr>
          <w:p w:rsidR="00540379" w:rsidRDefault="00540379" w:rsidP="00AE2BF8">
            <w:pPr>
              <w:pStyle w:val="Cabealho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Homologador</w:t>
            </w:r>
            <w:proofErr w:type="spellEnd"/>
          </w:p>
        </w:tc>
        <w:tc>
          <w:tcPr>
            <w:tcW w:w="5642" w:type="dxa"/>
          </w:tcPr>
          <w:p w:rsidR="00540379" w:rsidRDefault="00540379" w:rsidP="001B5E1C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Pessoa responsável pela homologação de ponto</w:t>
            </w:r>
          </w:p>
        </w:tc>
      </w:tr>
      <w:tr w:rsidR="00540379" w:rsidRPr="00AC4062" w:rsidTr="001B5E1C">
        <w:trPr>
          <w:trHeight w:val="600"/>
        </w:trPr>
        <w:tc>
          <w:tcPr>
            <w:tcW w:w="3428" w:type="dxa"/>
          </w:tcPr>
          <w:p w:rsidR="00540379" w:rsidRDefault="00540379" w:rsidP="00AE2BF8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Unidade subordinada</w:t>
            </w:r>
          </w:p>
        </w:tc>
        <w:tc>
          <w:tcPr>
            <w:tcW w:w="5642" w:type="dxa"/>
          </w:tcPr>
          <w:p w:rsidR="00540379" w:rsidRDefault="00540379" w:rsidP="001B5E1C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Remete a hierarquia de unidades organizacionais</w:t>
            </w:r>
          </w:p>
        </w:tc>
      </w:tr>
    </w:tbl>
    <w:p w:rsidR="00AE2BF8" w:rsidRDefault="00AE2BF8" w:rsidP="00AE2BF8">
      <w:pPr>
        <w:rPr>
          <w:rFonts w:cs="Arial"/>
        </w:rPr>
      </w:pPr>
    </w:p>
    <w:p w:rsidR="00DE22C0" w:rsidRDefault="00DE22C0" w:rsidP="00AE2BF8">
      <w:pPr>
        <w:rPr>
          <w:rFonts w:cs="Arial"/>
        </w:rPr>
      </w:pPr>
    </w:p>
    <w:p w:rsidR="00DE22C0" w:rsidRDefault="00DE22C0" w:rsidP="00AE2BF8">
      <w:pPr>
        <w:rPr>
          <w:rFonts w:cs="Arial"/>
        </w:rPr>
      </w:pPr>
    </w:p>
    <w:p w:rsidR="00AE2BF8" w:rsidRDefault="00AE2BF8" w:rsidP="00AC4062">
      <w:pPr>
        <w:pStyle w:val="Ttulo2"/>
      </w:pPr>
      <w:bookmarkStart w:id="5" w:name="_Toc77941731"/>
      <w:r>
        <w:t>Conceitos associados</w:t>
      </w:r>
      <w:bookmarkEnd w:id="5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9E7CE0">
        <w:trPr>
          <w:trHeight w:val="600"/>
        </w:trPr>
        <w:tc>
          <w:tcPr>
            <w:tcW w:w="3428" w:type="dxa"/>
          </w:tcPr>
          <w:p w:rsidR="00AC4062" w:rsidRPr="00AC4062" w:rsidRDefault="00540379" w:rsidP="009E7CE0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N/A.</w:t>
            </w:r>
          </w:p>
        </w:tc>
        <w:tc>
          <w:tcPr>
            <w:tcW w:w="5642" w:type="dxa"/>
          </w:tcPr>
          <w:p w:rsidR="00AC4062" w:rsidRPr="00AC4062" w:rsidRDefault="00AC4062" w:rsidP="009E7CE0">
            <w:pPr>
              <w:pStyle w:val="Cabealho"/>
              <w:rPr>
                <w:rFonts w:cs="Arial"/>
              </w:rPr>
            </w:pP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1036E7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6" w:name="_Toc77941732"/>
      <w:r w:rsidR="004B2CE1">
        <w:t>Diagrama</w:t>
      </w:r>
      <w:bookmarkEnd w:id="6"/>
      <w:r w:rsidR="004B2CE1">
        <w:t xml:space="preserve"> </w:t>
      </w:r>
    </w:p>
    <w:p w:rsidR="00DE22B0" w:rsidRPr="00DE22B0" w:rsidRDefault="00DE22B0" w:rsidP="00DE22B0">
      <w:r w:rsidRPr="00DE22B0">
        <w:rPr>
          <w:noProof/>
          <w:lang w:val="en-US" w:eastAsia="en-US"/>
        </w:rPr>
        <w:drawing>
          <wp:inline distT="0" distB="0" distL="0" distR="0">
            <wp:extent cx="3887470" cy="38766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47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77941733"/>
      <w:r>
        <w:t>Casos de Uso</w:t>
      </w:r>
      <w:bookmarkEnd w:id="7"/>
    </w:p>
    <w:p w:rsidR="00AE2BF8" w:rsidRDefault="00CA000D" w:rsidP="00AC4062">
      <w:pPr>
        <w:pStyle w:val="Ttulo2"/>
      </w:pPr>
      <w:bookmarkStart w:id="8" w:name="_Toc77941734"/>
      <w:r w:rsidRPr="00CA000D">
        <w:t>UCS</w:t>
      </w:r>
      <w:r w:rsidR="00DE22B0">
        <w:t xml:space="preserve"> – Pesquisar Ocorrências no Mês</w:t>
      </w:r>
      <w:bookmarkEnd w:id="8"/>
    </w:p>
    <w:p w:rsidR="00AE2BF8" w:rsidRDefault="00AE2BF8" w:rsidP="00AE2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9" w:name="_Toc77941735"/>
      <w:r>
        <w:t>Fluxo Básico</w:t>
      </w:r>
      <w:bookmarkEnd w:id="9"/>
    </w:p>
    <w:p w:rsidR="00AE2BF8" w:rsidRDefault="00AE2BF8" w:rsidP="00DE22B0">
      <w:pPr>
        <w:pStyle w:val="Ttulo4"/>
      </w:pPr>
      <w:r>
        <w:t xml:space="preserve">O ator </w:t>
      </w:r>
      <w:r w:rsidR="00AC4062">
        <w:t xml:space="preserve">acessa a funcionalidade </w:t>
      </w:r>
      <w:r w:rsidR="00DE22B0">
        <w:t>"PESQUISAR OCORRENCIAS NO MÊ</w:t>
      </w:r>
      <w:r w:rsidR="00DE22B0" w:rsidRPr="00DE22B0">
        <w:t>S</w:t>
      </w:r>
      <w:r w:rsidR="00DE22B0">
        <w:t>".</w:t>
      </w:r>
    </w:p>
    <w:p w:rsidR="00AE2BF8" w:rsidRDefault="00AC4062" w:rsidP="00AE2BF8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apresenta a tela da funcionalidade conforme </w:t>
      </w:r>
      <w:r w:rsidR="00DE22C0">
        <w:fldChar w:fldCharType="begin"/>
      </w:r>
      <w:r w:rsidR="00DE22C0">
        <w:instrText xml:space="preserve"> REF _Ref77941522 \h </w:instrText>
      </w:r>
      <w:r w:rsidR="00DE22C0">
        <w:fldChar w:fldCharType="separate"/>
      </w:r>
      <w:r w:rsidR="00DE22C0">
        <w:t>Tela 1</w:t>
      </w:r>
      <w:r w:rsidR="00DE22C0">
        <w:fldChar w:fldCharType="end"/>
      </w:r>
      <w:r w:rsidR="00DE22B0">
        <w:t>. O formulário contém os campos "Mês", "Ano", "Unidade Organizacional" e "Incluir unidades subordinadas"</w:t>
      </w:r>
    </w:p>
    <w:p w:rsidR="00DE22B0" w:rsidRDefault="00DE22B0" w:rsidP="00AE2BF8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ator preenche o formulário de pesquisa e submete a operação. </w:t>
      </w:r>
    </w:p>
    <w:p w:rsidR="003C06A8" w:rsidRDefault="00DE22B0" w:rsidP="003C06A8">
      <w:pPr>
        <w:pStyle w:val="Ttulo4"/>
        <w:keepNext w:val="0"/>
        <w:widowControl w:val="0"/>
        <w:spacing w:line="240" w:lineRule="auto"/>
        <w:ind w:left="2160" w:hanging="1080"/>
        <w:rPr>
          <w:ins w:id="10" w:author="Steffens, Cristiano Rafael" w:date="2021-07-26T13:49:00Z"/>
        </w:rPr>
      </w:pPr>
      <w:r>
        <w:t xml:space="preserve">O sistema valida as Regras de Negócio RN001 e RN002. </w:t>
      </w:r>
      <w:r w:rsidR="00AE2BF8">
        <w:t xml:space="preserve"> </w:t>
      </w:r>
    </w:p>
    <w:p w:rsidR="003C06A8" w:rsidRPr="003C06A8" w:rsidRDefault="003C06A8" w:rsidP="003C06A8">
      <w:pPr>
        <w:pStyle w:val="Ttulo4"/>
        <w:keepNext w:val="0"/>
        <w:widowControl w:val="0"/>
        <w:spacing w:line="240" w:lineRule="auto"/>
        <w:ind w:left="2160" w:hanging="1080"/>
      </w:pPr>
      <w:ins w:id="11" w:author="Steffens, Cristiano Rafael" w:date="2021-07-26T13:49:00Z">
        <w:r>
          <w:t xml:space="preserve">O sistema filtra os resultados da pesquisa levando em consideração </w:t>
        </w:r>
      </w:ins>
      <w:ins w:id="12" w:author="Steffens, Cristiano Rafael" w:date="2021-07-26T13:50:00Z">
        <w:r>
          <w:t>a Regra de Negócio RN003</w:t>
        </w:r>
        <w:bookmarkStart w:id="13" w:name="_GoBack"/>
        <w:bookmarkEnd w:id="13"/>
        <w:r>
          <w:t>.</w:t>
        </w:r>
      </w:ins>
    </w:p>
    <w:p w:rsidR="00AE2BF8" w:rsidRDefault="00AE2BF8" w:rsidP="00AE2BF8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</w:t>
      </w:r>
      <w:r w:rsidR="00DE22B0">
        <w:t>apresenta a listagem de pessoas vinculadas conforme os critérios informados apresentando os dados consolidados por pessoa, contendo "Matrícula", "Nome", "Homologado (sim/não), e contagem de "Marcações Inconsistentes"</w:t>
      </w:r>
      <w:r w:rsidR="00AC4062">
        <w:t>.</w:t>
      </w:r>
    </w:p>
    <w:p w:rsidR="00D623B7" w:rsidRDefault="00D623B7" w:rsidP="00D623B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77941736"/>
      <w:proofErr w:type="spellStart"/>
      <w:r>
        <w:t>Pos</w:t>
      </w:r>
      <w:proofErr w:type="spellEnd"/>
      <w:r>
        <w:t xml:space="preserve"> Condição</w:t>
      </w:r>
      <w:bookmarkEnd w:id="14"/>
      <w:r>
        <w:t xml:space="preserve"> </w:t>
      </w:r>
    </w:p>
    <w:p w:rsidR="00AC4062" w:rsidRDefault="00AC4062" w:rsidP="00AC4062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</w:t>
      </w:r>
      <w:r w:rsidR="00DE22B0">
        <w:t>exibe a listagem conforme condições da pesquisa</w:t>
      </w:r>
    </w:p>
    <w:p w:rsidR="00D623B7" w:rsidRPr="00D623B7" w:rsidRDefault="00D623B7" w:rsidP="00D623B7"/>
    <w:p w:rsidR="00CA000D" w:rsidRDefault="00D623B7" w:rsidP="00CA000D">
      <w:pPr>
        <w:pStyle w:val="Ttulo3"/>
        <w:keepNext w:val="0"/>
        <w:widowControl w:val="0"/>
        <w:spacing w:before="120" w:line="240" w:lineRule="auto"/>
        <w:ind w:left="1620" w:hanging="900"/>
      </w:pPr>
      <w:r>
        <w:t xml:space="preserve"> </w:t>
      </w:r>
      <w:bookmarkStart w:id="15" w:name="_Toc77941737"/>
      <w:r>
        <w:t>Fluxo Exceção</w:t>
      </w:r>
      <w:bookmarkEnd w:id="15"/>
      <w:r>
        <w:t xml:space="preserve"> </w:t>
      </w:r>
    </w:p>
    <w:p w:rsidR="00AC4062" w:rsidRDefault="00AC4062" w:rsidP="00AC4062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ator solicita a pesquisa auxiliar de </w:t>
      </w:r>
      <w:r w:rsidR="00DE22B0">
        <w:t>unidade organizacional</w:t>
      </w:r>
      <w:r>
        <w:t xml:space="preserve">. </w:t>
      </w:r>
    </w:p>
    <w:p w:rsidR="00DE7F97" w:rsidRDefault="00DE7F97" w:rsidP="00DE7F97"/>
    <w:p w:rsidR="00DE7F97" w:rsidRDefault="00DE22B0" w:rsidP="00DE7F97">
      <w:pPr>
        <w:pStyle w:val="Ttulo2"/>
      </w:pPr>
      <w:bookmarkStart w:id="16" w:name="_Toc77941738"/>
      <w:r>
        <w:t>UCS</w:t>
      </w:r>
      <w:r w:rsidR="00DE7F97" w:rsidRPr="00CA000D">
        <w:t xml:space="preserve"> </w:t>
      </w:r>
      <w:r w:rsidR="00DE7F97">
        <w:t>–</w:t>
      </w:r>
      <w:r w:rsidR="00DE7F97" w:rsidRPr="00CA000D">
        <w:t xml:space="preserve"> </w:t>
      </w:r>
      <w:r>
        <w:t>Detalhar Registros do Ponto</w:t>
      </w:r>
      <w:bookmarkEnd w:id="16"/>
    </w:p>
    <w:p w:rsidR="00DE7F97" w:rsidRDefault="00DE7F97" w:rsidP="00DE7F9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77941739"/>
      <w:r>
        <w:t>Fluxo Básico</w:t>
      </w:r>
      <w:bookmarkEnd w:id="17"/>
    </w:p>
    <w:p w:rsidR="00DE7F97" w:rsidRDefault="00DE22B0" w:rsidP="00DE7F97">
      <w:pPr>
        <w:pStyle w:val="Ttulo4"/>
        <w:keepNext w:val="0"/>
        <w:widowControl w:val="0"/>
        <w:spacing w:line="240" w:lineRule="auto"/>
        <w:ind w:left="2160" w:hanging="1080"/>
      </w:pPr>
      <w:r>
        <w:t>Após executar o caso de uso "Pesquisar Ocorrências do Ponto" o ator seleciona o registro clica sobre a coluna "Matrícula"</w:t>
      </w:r>
      <w:r w:rsidR="00DE7F97">
        <w:t>.</w:t>
      </w:r>
    </w:p>
    <w:p w:rsidR="00DE7F97" w:rsidRDefault="00DE7F97" w:rsidP="00DE7F97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apresenta a tela da funcionalidade conforme </w:t>
      </w:r>
      <w:r w:rsidR="00DE22B0">
        <w:t xml:space="preserve">"Detalhar Registros do Ponto" </w:t>
      </w:r>
    </w:p>
    <w:p w:rsidR="00DE7F97" w:rsidRDefault="00DE22C0" w:rsidP="00DE7F97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apresenta a tela da funcionalidade conforme </w:t>
      </w:r>
      <w:r>
        <w:fldChar w:fldCharType="begin"/>
      </w:r>
      <w:r>
        <w:instrText xml:space="preserve"> REF _Ref77941503 \h </w:instrText>
      </w:r>
      <w:r>
        <w:fldChar w:fldCharType="separate"/>
      </w:r>
      <w:r>
        <w:t>Tela 2</w:t>
      </w:r>
      <w:r>
        <w:fldChar w:fldCharType="end"/>
      </w:r>
      <w:r>
        <w:t xml:space="preserve">, apresentando os dados consolidados e a lista </w:t>
      </w:r>
      <w:proofErr w:type="spellStart"/>
      <w:r>
        <w:t>ge</w:t>
      </w:r>
      <w:proofErr w:type="spellEnd"/>
      <w:r>
        <w:t xml:space="preserve"> marcações diárias contendo "Data", "Dia da semana", "Marcações realizadas", "Quantidade de Horas", "Quantidade de horas esperadas", "Justificativa" e "Atestado".</w:t>
      </w:r>
    </w:p>
    <w:p w:rsidR="00DE7F97" w:rsidRDefault="00DE7F97" w:rsidP="00DE7F9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77941740"/>
      <w:proofErr w:type="spellStart"/>
      <w:r>
        <w:t>Pos</w:t>
      </w:r>
      <w:proofErr w:type="spellEnd"/>
      <w:r>
        <w:t xml:space="preserve"> Condição</w:t>
      </w:r>
      <w:bookmarkEnd w:id="18"/>
      <w:r>
        <w:t xml:space="preserve"> </w:t>
      </w:r>
    </w:p>
    <w:p w:rsidR="00DE7F97" w:rsidRDefault="00DE7F97" w:rsidP="00DE7F97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exibe a </w:t>
      </w:r>
      <w:r w:rsidR="00DE22C0">
        <w:t>tela da funcionalidade</w:t>
      </w:r>
    </w:p>
    <w:p w:rsidR="00DE7F97" w:rsidRPr="00D623B7" w:rsidRDefault="00DE7F97" w:rsidP="00DE7F97"/>
    <w:p w:rsidR="00DE7F97" w:rsidRDefault="00DE7F97" w:rsidP="00DE7F97">
      <w:pPr>
        <w:pStyle w:val="Ttulo3"/>
        <w:keepNext w:val="0"/>
        <w:widowControl w:val="0"/>
        <w:spacing w:before="120" w:line="240" w:lineRule="auto"/>
        <w:ind w:left="1620" w:hanging="900"/>
      </w:pPr>
      <w:r>
        <w:t xml:space="preserve"> </w:t>
      </w:r>
      <w:bookmarkStart w:id="19" w:name="_Toc77941741"/>
      <w:r>
        <w:t>Fluxo Exceção</w:t>
      </w:r>
      <w:bookmarkEnd w:id="19"/>
      <w:r>
        <w:t xml:space="preserve"> </w:t>
      </w:r>
    </w:p>
    <w:p w:rsidR="00DE7F97" w:rsidRPr="00DE7F97" w:rsidRDefault="00DE22C0" w:rsidP="00DE7F97">
      <w:r>
        <w:t>N/A.</w:t>
      </w:r>
    </w:p>
    <w:p w:rsidR="00CA000D" w:rsidRDefault="00CA000D" w:rsidP="00CA000D"/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20" w:name="_Toc77941742"/>
      <w:r>
        <w:t>Regra de Negócio</w:t>
      </w:r>
      <w:bookmarkEnd w:id="20"/>
    </w:p>
    <w:p w:rsidR="00AC4062" w:rsidRDefault="00AC4062" w:rsidP="00AC4062">
      <w:pPr>
        <w:pStyle w:val="Ttulo2"/>
      </w:pPr>
      <w:bookmarkStart w:id="21" w:name="_Toc77941743"/>
      <w:r>
        <w:t>RN001</w:t>
      </w:r>
      <w:bookmarkEnd w:id="21"/>
    </w:p>
    <w:p w:rsidR="00AC4062" w:rsidRDefault="00DE22B0" w:rsidP="00AC4062">
      <w:r>
        <w:t xml:space="preserve">Mês/Ano referência e Órgão são campos obrigatórios. </w:t>
      </w:r>
    </w:p>
    <w:p w:rsidR="00AC4062" w:rsidRDefault="00AC4062" w:rsidP="00AC4062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77941744"/>
      <w:r>
        <w:t>Fluxo Exceção Dados Inválidos</w:t>
      </w:r>
      <w:bookmarkEnd w:id="22"/>
    </w:p>
    <w:p w:rsidR="00AC4062" w:rsidRDefault="00AC4062" w:rsidP="00AC4062">
      <w:r>
        <w:t xml:space="preserve">O sistema emite o alerta de erro </w:t>
      </w:r>
      <w:r w:rsidR="00DE22B0">
        <w:t>"Campos obrigatórios não preenchidos".</w:t>
      </w:r>
    </w:p>
    <w:p w:rsidR="00DE22B0" w:rsidRDefault="00DE22B0" w:rsidP="00DE22B0">
      <w:pPr>
        <w:pStyle w:val="Ttulo2"/>
      </w:pPr>
      <w:bookmarkStart w:id="23" w:name="_Toc77941745"/>
      <w:r>
        <w:t>RN002</w:t>
      </w:r>
      <w:bookmarkEnd w:id="23"/>
    </w:p>
    <w:p w:rsidR="00DE22B0" w:rsidRDefault="00DE22B0" w:rsidP="00DE22B0">
      <w:r>
        <w:t xml:space="preserve">O usuário pode consultar apenas as ocorrências para o Órgão em que estiver </w:t>
      </w:r>
      <w:proofErr w:type="spellStart"/>
      <w:r>
        <w:t>logado</w:t>
      </w:r>
      <w:proofErr w:type="spellEnd"/>
      <w:r>
        <w:t xml:space="preserve">. </w:t>
      </w:r>
    </w:p>
    <w:p w:rsidR="00DE22B0" w:rsidRDefault="00DE22B0" w:rsidP="00DE22B0">
      <w:pPr>
        <w:pStyle w:val="Ttulo3"/>
        <w:keepNext w:val="0"/>
        <w:widowControl w:val="0"/>
        <w:spacing w:before="120" w:line="240" w:lineRule="auto"/>
        <w:ind w:left="1620" w:hanging="900"/>
      </w:pPr>
      <w:bookmarkStart w:id="24" w:name="_Toc77941746"/>
      <w:r>
        <w:t>Fluxo Exceção Dados Inválidos</w:t>
      </w:r>
      <w:bookmarkEnd w:id="24"/>
    </w:p>
    <w:p w:rsidR="00DE22B0" w:rsidRDefault="00DE22B0" w:rsidP="00DE22B0">
      <w:r>
        <w:t>O sistema não permite a seleção do órgão.</w:t>
      </w:r>
    </w:p>
    <w:p w:rsidR="003C06A8" w:rsidRDefault="003C06A8" w:rsidP="00DE22B0"/>
    <w:p w:rsidR="003C06A8" w:rsidRDefault="003C06A8" w:rsidP="003C06A8">
      <w:pPr>
        <w:pStyle w:val="Ttulo2"/>
      </w:pPr>
      <w:r>
        <w:t>RN003</w:t>
      </w:r>
    </w:p>
    <w:p w:rsidR="003C06A8" w:rsidRDefault="003C06A8" w:rsidP="003C06A8">
      <w:r>
        <w:t xml:space="preserve">Não exibir registro de ponto para servidores da carreira "Professor de Ensino Superior" em UDESC. </w:t>
      </w:r>
    </w:p>
    <w:p w:rsidR="003C06A8" w:rsidRDefault="003C06A8" w:rsidP="003C06A8">
      <w:pPr>
        <w:pStyle w:val="Ttulo3"/>
        <w:keepNext w:val="0"/>
        <w:widowControl w:val="0"/>
        <w:spacing w:before="120" w:line="240" w:lineRule="auto"/>
        <w:ind w:left="1620" w:hanging="900"/>
      </w:pPr>
      <w:r>
        <w:t>Fluxo Exceção Dados Inválidos</w:t>
      </w:r>
    </w:p>
    <w:p w:rsidR="003C06A8" w:rsidRDefault="003C06A8" w:rsidP="003C06A8">
      <w:r>
        <w:t>Q</w:t>
      </w:r>
      <w:r w:rsidRPr="003C06A8">
        <w:t xml:space="preserve">uando o órgão </w:t>
      </w:r>
      <w:proofErr w:type="spellStart"/>
      <w:r w:rsidRPr="003C06A8">
        <w:t>logado</w:t>
      </w:r>
      <w:proofErr w:type="spellEnd"/>
      <w:r w:rsidRPr="003C06A8">
        <w:t xml:space="preserve"> </w:t>
      </w:r>
      <w:r>
        <w:t xml:space="preserve">é </w:t>
      </w:r>
      <w:r w:rsidRPr="003C06A8">
        <w:t xml:space="preserve">UDESC </w:t>
      </w:r>
      <w:r>
        <w:t>o sistema</w:t>
      </w:r>
      <w:r w:rsidRPr="003C06A8">
        <w:t xml:space="preserve"> restring</w:t>
      </w:r>
      <w:r>
        <w:t>e</w:t>
      </w:r>
      <w:r w:rsidRPr="003C06A8">
        <w:t xml:space="preserve"> o resultado da pesquisa para que não sejam mais listados os servidores que fazem parte da carreira Professor de Ensino Superior</w:t>
      </w:r>
      <w:r>
        <w:t>.</w:t>
      </w:r>
    </w:p>
    <w:p w:rsidR="003C06A8" w:rsidRDefault="003C06A8" w:rsidP="00DE22B0"/>
    <w:p w:rsidR="003C06A8" w:rsidRDefault="003C06A8" w:rsidP="00DE22B0"/>
    <w:p w:rsidR="00DE22B0" w:rsidRDefault="00DE22B0" w:rsidP="00AC4062"/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25" w:name="_Toc77941747"/>
      <w:r>
        <w:t>Anexos</w:t>
      </w:r>
      <w:bookmarkEnd w:id="25"/>
    </w:p>
    <w:p w:rsidR="00894896" w:rsidRDefault="00A057D3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t>N/A.</w:t>
      </w:r>
      <w:r w:rsidR="00894896"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26" w:name="_Toc77941748"/>
      <w:r>
        <w:t>Telas</w:t>
      </w:r>
      <w:bookmarkEnd w:id="26"/>
    </w:p>
    <w:p w:rsidR="00AC4062" w:rsidRDefault="00AC4062" w:rsidP="00AC4062">
      <w:pPr>
        <w:pStyle w:val="Ttulo2"/>
      </w:pPr>
      <w:bookmarkStart w:id="27" w:name="_Ref77940177"/>
      <w:bookmarkStart w:id="28" w:name="_Ref77941522"/>
      <w:bookmarkStart w:id="29" w:name="_Toc77941749"/>
      <w:r>
        <w:t>Tela 1</w:t>
      </w:r>
      <w:bookmarkEnd w:id="27"/>
      <w:bookmarkEnd w:id="28"/>
      <w:bookmarkEnd w:id="29"/>
    </w:p>
    <w:p w:rsidR="00894896" w:rsidRDefault="00ED1D4F" w:rsidP="00894896">
      <w:pPr>
        <w:keepNext/>
      </w:pPr>
      <w:r w:rsidRPr="00ED1D4F">
        <w:rPr>
          <w:noProof/>
          <w:lang w:val="en-US" w:eastAsia="en-US"/>
        </w:rPr>
        <w:drawing>
          <wp:inline distT="0" distB="0" distL="0" distR="0" wp14:anchorId="7A3E93F8" wp14:editId="70210D1B">
            <wp:extent cx="5400040" cy="31083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062" w:rsidRDefault="00894896" w:rsidP="00894896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22003">
        <w:rPr>
          <w:noProof/>
        </w:rPr>
        <w:t>1</w:t>
      </w:r>
      <w:r>
        <w:fldChar w:fldCharType="end"/>
      </w:r>
      <w:r w:rsidR="00ED1D4F">
        <w:t xml:space="preserve"> - Tela Pesquisar Ocorrências no Mês</w:t>
      </w:r>
    </w:p>
    <w:p w:rsidR="00A057D3" w:rsidRDefault="00A057D3" w:rsidP="00A057D3"/>
    <w:p w:rsidR="00A057D3" w:rsidRDefault="00A057D3" w:rsidP="00A057D3">
      <w:pPr>
        <w:pStyle w:val="Ttulo2"/>
      </w:pPr>
      <w:bookmarkStart w:id="30" w:name="_Ref77941503"/>
      <w:bookmarkStart w:id="31" w:name="_Toc77941750"/>
      <w:r>
        <w:t>Tela 2</w:t>
      </w:r>
      <w:bookmarkEnd w:id="30"/>
      <w:bookmarkEnd w:id="31"/>
    </w:p>
    <w:p w:rsidR="00A057D3" w:rsidRDefault="00A057D3" w:rsidP="00A057D3">
      <w:pPr>
        <w:keepNext/>
      </w:pPr>
      <w:r w:rsidRPr="00A057D3">
        <w:rPr>
          <w:noProof/>
          <w:lang w:val="en-US" w:eastAsia="en-US"/>
        </w:rPr>
        <w:drawing>
          <wp:inline distT="0" distB="0" distL="0" distR="0" wp14:anchorId="1A68F1CA" wp14:editId="4710930C">
            <wp:extent cx="5400040" cy="278701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7D3" w:rsidRDefault="00A057D3" w:rsidP="00A057D3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Tela Detalhe Registros do Ponto</w:t>
      </w:r>
    </w:p>
    <w:p w:rsidR="00A057D3" w:rsidRDefault="00A057D3" w:rsidP="00A057D3"/>
    <w:p w:rsidR="00A057D3" w:rsidRPr="00A057D3" w:rsidRDefault="00A057D3" w:rsidP="00A057D3"/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32" w:name="_Toc77941751"/>
      <w:r>
        <w:t>Relatório (</w:t>
      </w:r>
      <w:r w:rsidR="00CA000D">
        <w:t>s)</w:t>
      </w:r>
      <w:bookmarkEnd w:id="32"/>
    </w:p>
    <w:p w:rsidR="00894896" w:rsidRPr="00894896" w:rsidRDefault="00894896" w:rsidP="00894896"/>
    <w:sectPr w:rsidR="00894896" w:rsidRPr="00894896" w:rsidSect="00BD350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0B95" w:rsidRDefault="00C50B95" w:rsidP="002908D9">
      <w:r>
        <w:separator/>
      </w:r>
    </w:p>
  </w:endnote>
  <w:endnote w:type="continuationSeparator" w:id="0">
    <w:p w:rsidR="00C50B95" w:rsidRDefault="00C50B95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10CA9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AUTHOR   \* MERGEFORMAT </w:instrText>
          </w:r>
          <w:r>
            <w:rPr>
              <w:rFonts w:cs="Arial"/>
              <w:sz w:val="20"/>
            </w:rPr>
            <w:fldChar w:fldCharType="separate"/>
          </w:r>
          <w:r w:rsidR="00DE7F97">
            <w:rPr>
              <w:rFonts w:cs="Arial"/>
              <w:noProof/>
              <w:sz w:val="20"/>
            </w:rPr>
            <w:t>Cristiano Steffens</w:t>
          </w:r>
          <w:r>
            <w:rPr>
              <w:rFonts w:cs="Arial"/>
              <w:sz w:val="20"/>
            </w:rPr>
            <w:fldChar w:fldCharType="end"/>
          </w:r>
        </w:p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10CA9" w:rsidRDefault="00510CA9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10CA9" w:rsidRDefault="00510CA9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 w:rsidR="00DE7F97">
            <w:rPr>
              <w:rFonts w:cs="Arial"/>
              <w:noProof/>
              <w:snapToGrid w:val="0"/>
              <w:sz w:val="20"/>
            </w:rPr>
            <w:t>UCS0766 - Pesquisar Ocorrências no Mês - Ponto Eletrônico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10CA9" w:rsidRDefault="00510CA9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3C06A8">
            <w:rPr>
              <w:rFonts w:cs="Arial"/>
              <w:noProof/>
              <w:sz w:val="20"/>
            </w:rPr>
            <w:t>7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10CA9" w:rsidRDefault="00510CA9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 w:rsidP="00AC4062">
    <w:pPr>
      <w:pStyle w:val="Rodap"/>
      <w:ind w:left="0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0B95" w:rsidRDefault="00C50B95" w:rsidP="002908D9">
      <w:r>
        <w:separator/>
      </w:r>
    </w:p>
  </w:footnote>
  <w:footnote w:type="continuationSeparator" w:id="0">
    <w:p w:rsidR="00C50B95" w:rsidRDefault="00C50B95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2224E4" w:rsidP="00AC4062">
    <w:pPr>
      <w:pStyle w:val="Cabealho"/>
      <w:ind w:left="0"/>
    </w:pPr>
    <w:r>
      <w:rPr>
        <w:noProof/>
        <w:lang w:val="en-US" w:eastAsia="en-US"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A404AEA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Steffens, Cristiano Rafael">
    <w15:presenceInfo w15:providerId="None" w15:userId="Steffens, Cristiano Rafa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003"/>
    <w:rsid w:val="0000536A"/>
    <w:rsid w:val="00010C94"/>
    <w:rsid w:val="00011A7E"/>
    <w:rsid w:val="00080AA2"/>
    <w:rsid w:val="000A2BFB"/>
    <w:rsid w:val="000B1FFE"/>
    <w:rsid w:val="000B4005"/>
    <w:rsid w:val="000F0299"/>
    <w:rsid w:val="001036E7"/>
    <w:rsid w:val="00111169"/>
    <w:rsid w:val="001A25E3"/>
    <w:rsid w:val="001C7A01"/>
    <w:rsid w:val="002224E4"/>
    <w:rsid w:val="00230375"/>
    <w:rsid w:val="00232F60"/>
    <w:rsid w:val="00290019"/>
    <w:rsid w:val="002908D9"/>
    <w:rsid w:val="002D336A"/>
    <w:rsid w:val="003274E5"/>
    <w:rsid w:val="003328F5"/>
    <w:rsid w:val="003468EA"/>
    <w:rsid w:val="00374B36"/>
    <w:rsid w:val="0037750D"/>
    <w:rsid w:val="00381644"/>
    <w:rsid w:val="003C06A8"/>
    <w:rsid w:val="00463AB4"/>
    <w:rsid w:val="004B2CE1"/>
    <w:rsid w:val="004E0834"/>
    <w:rsid w:val="004F657F"/>
    <w:rsid w:val="00510CA9"/>
    <w:rsid w:val="00540379"/>
    <w:rsid w:val="00550536"/>
    <w:rsid w:val="0059301A"/>
    <w:rsid w:val="005D35E4"/>
    <w:rsid w:val="00616D7E"/>
    <w:rsid w:val="00623E87"/>
    <w:rsid w:val="00652148"/>
    <w:rsid w:val="00771631"/>
    <w:rsid w:val="00772123"/>
    <w:rsid w:val="007A4B3D"/>
    <w:rsid w:val="007E2985"/>
    <w:rsid w:val="00827E59"/>
    <w:rsid w:val="0084167A"/>
    <w:rsid w:val="00845060"/>
    <w:rsid w:val="00860F50"/>
    <w:rsid w:val="008806C7"/>
    <w:rsid w:val="00894896"/>
    <w:rsid w:val="0091194C"/>
    <w:rsid w:val="009123FD"/>
    <w:rsid w:val="009C40FA"/>
    <w:rsid w:val="00A057D3"/>
    <w:rsid w:val="00A92AC7"/>
    <w:rsid w:val="00AC3B1F"/>
    <w:rsid w:val="00AC4062"/>
    <w:rsid w:val="00AD3724"/>
    <w:rsid w:val="00AD7490"/>
    <w:rsid w:val="00AE2BF8"/>
    <w:rsid w:val="00B15821"/>
    <w:rsid w:val="00B43979"/>
    <w:rsid w:val="00B53128"/>
    <w:rsid w:val="00B9480F"/>
    <w:rsid w:val="00B94A14"/>
    <w:rsid w:val="00BD3501"/>
    <w:rsid w:val="00C06B86"/>
    <w:rsid w:val="00C50B95"/>
    <w:rsid w:val="00C80215"/>
    <w:rsid w:val="00C85CA1"/>
    <w:rsid w:val="00CA000D"/>
    <w:rsid w:val="00CA0CEF"/>
    <w:rsid w:val="00D623B7"/>
    <w:rsid w:val="00DB0139"/>
    <w:rsid w:val="00DE22B0"/>
    <w:rsid w:val="00DE22C0"/>
    <w:rsid w:val="00DE7F97"/>
    <w:rsid w:val="00DF1DDA"/>
    <w:rsid w:val="00E81253"/>
    <w:rsid w:val="00E87AD9"/>
    <w:rsid w:val="00ED1D4F"/>
    <w:rsid w:val="00F071FA"/>
    <w:rsid w:val="00F22003"/>
    <w:rsid w:val="00F41655"/>
    <w:rsid w:val="00F43BE9"/>
    <w:rsid w:val="00F8504F"/>
    <w:rsid w:val="00FA2AF1"/>
    <w:rsid w:val="00FC76A4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9F3FDF6"/>
  <w15:docId w15:val="{D9A4245F-1467-49CD-B9A1-72469982F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4062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2BF8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2BF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70B1D7-0927-43AA-AFE5-071E4ACBC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249</TotalTime>
  <Pages>10</Pages>
  <Words>837</Words>
  <Characters>4775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26</vt:i4>
      </vt:variant>
    </vt:vector>
  </HeadingPairs>
  <TitlesOfParts>
    <vt:vector size="27" baseType="lpstr">
      <vt:lpstr/>
      <vt:lpstr>Pacote/Caso de Uso</vt:lpstr>
      <vt:lpstr>    Nome da Funcionalidade</vt:lpstr>
      <vt:lpstr>    Descrição</vt:lpstr>
      <vt:lpstr>Conceito	</vt:lpstr>
      <vt:lpstr>    Conceitos principais</vt:lpstr>
      <vt:lpstr>    Conceitos associados</vt:lpstr>
      <vt:lpstr>Diagrama </vt:lpstr>
      <vt:lpstr>Casos de Uso</vt:lpstr>
      <vt:lpstr>    UCS – Pesquisar Ocorrências no Mês</vt:lpstr>
      <vt:lpstr>        Fluxo Básico</vt:lpstr>
      <vt:lpstr>        Pos Condição </vt:lpstr>
      <vt:lpstr>        Fluxo Exceção </vt:lpstr>
      <vt:lpstr>    UCS – Detalhar Registros do Ponto</vt:lpstr>
      <vt:lpstr>        Fluxo Básico</vt:lpstr>
      <vt:lpstr>        Pos Condição </vt:lpstr>
      <vt:lpstr>        Fluxo Exceção </vt:lpstr>
      <vt:lpstr>Regra de Negócio</vt:lpstr>
      <vt:lpstr>    RN001</vt:lpstr>
      <vt:lpstr>        Fluxo Exceção Dados Inválidos</vt:lpstr>
      <vt:lpstr>    RN002</vt:lpstr>
      <vt:lpstr>        Fluxo Exceção Dados Inválidos</vt:lpstr>
      <vt:lpstr>Anexos</vt:lpstr>
      <vt:lpstr>    Anexo 1</vt:lpstr>
      <vt:lpstr>Telas</vt:lpstr>
      <vt:lpstr>    Tela 1</vt:lpstr>
      <vt:lpstr>Relatório (s)</vt:lpstr>
    </vt:vector>
  </TitlesOfParts>
  <Company>Hewlett-Packard</Company>
  <LinksUpToDate>false</LinksUpToDate>
  <CharactersWithSpaces>5601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Cristiano Steffens</dc:creator>
  <cp:lastModifiedBy>Steffens, Cristiano Rafael</cp:lastModifiedBy>
  <cp:revision>7</cp:revision>
  <cp:lastPrinted>2014-11-08T02:47:00Z</cp:lastPrinted>
  <dcterms:created xsi:type="dcterms:W3CDTF">2021-07-22T20:46:00Z</dcterms:created>
  <dcterms:modified xsi:type="dcterms:W3CDTF">2021-07-26T16:50:00Z</dcterms:modified>
</cp:coreProperties>
</file>